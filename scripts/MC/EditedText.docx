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70469" w14:textId="77777777" w:rsidR="006B53BB" w:rsidRDefault="006B53BB" w:rsidP="006B53BB">
      <w:pPr>
        <w:pStyle w:val="NoSpacing"/>
      </w:pPr>
      <w:r>
        <w:t># Introduction</w:t>
      </w:r>
    </w:p>
    <w:p w14:paraId="6100DA07" w14:textId="77777777" w:rsidR="006B53BB" w:rsidRDefault="006B53BB" w:rsidP="006B53BB">
      <w:pPr>
        <w:pStyle w:val="NoSpacing"/>
      </w:pPr>
    </w:p>
    <w:p w14:paraId="78B92CFC" w14:textId="4AE12CF7" w:rsidR="006B53BB" w:rsidRDefault="006B53BB" w:rsidP="006B53BB">
      <w:pPr>
        <w:pStyle w:val="NoSpacing"/>
      </w:pPr>
      <w:r>
        <w:t xml:space="preserve">The objective of this methodological paper is to introduce </w:t>
      </w:r>
      <w:ins w:id="0" w:author="Michael Coppedge" w:date="2024-04-01T18:05:00Z">
        <w:r>
          <w:t xml:space="preserve">an attempt at </w:t>
        </w:r>
      </w:ins>
      <w:r>
        <w:t>geo-spatial</w:t>
      </w:r>
    </w:p>
    <w:p w14:paraId="72FFB5B5" w14:textId="77777777" w:rsidR="006B53BB" w:rsidRDefault="006B53BB" w:rsidP="006B53BB">
      <w:pPr>
        <w:pStyle w:val="NoSpacing"/>
      </w:pPr>
      <w:r>
        <w:t>mapping of democracy at the subnational level using Varieties of</w:t>
      </w:r>
    </w:p>
    <w:p w14:paraId="56EACBD3" w14:textId="77777777" w:rsidR="006B53BB" w:rsidRDefault="006B53BB" w:rsidP="006B53BB">
      <w:pPr>
        <w:pStyle w:val="NoSpacing"/>
      </w:pPr>
      <w:r>
        <w:t>Democracy (V-Dem) data. This effort in democracy studies is data-driven</w:t>
      </w:r>
    </w:p>
    <w:p w14:paraId="089A4D39" w14:textId="77777777" w:rsidR="006B53BB" w:rsidRDefault="006B53BB" w:rsidP="006B53BB">
      <w:pPr>
        <w:pStyle w:val="NoSpacing"/>
      </w:pPr>
      <w:r>
        <w:t>and descriptive (@coppedgeDemocratizationResearchMethods2012, 33-36). We</w:t>
      </w:r>
    </w:p>
    <w:p w14:paraId="229148F1" w14:textId="77777777" w:rsidR="006B53BB" w:rsidRDefault="006B53BB" w:rsidP="006B53BB">
      <w:pPr>
        <w:pStyle w:val="NoSpacing"/>
      </w:pPr>
      <w:r>
        <w:t>describe the measurement process applied to one country (Colombia) in</w:t>
      </w:r>
    </w:p>
    <w:p w14:paraId="3AA81919" w14:textId="4271C3E3" w:rsidR="006B53BB" w:rsidRDefault="006B53BB" w:rsidP="006B53BB">
      <w:pPr>
        <w:pStyle w:val="NoSpacing"/>
      </w:pPr>
      <w:r>
        <w:t xml:space="preserve">order to stimulate discussion on the </w:t>
      </w:r>
      <w:del w:id="1" w:author="Michael Coppedge" w:date="2024-04-01T18:05:00Z">
        <w:r w:rsidDel="006B53BB">
          <w:delText xml:space="preserve">methodological </w:delText>
        </w:r>
      </w:del>
      <w:r>
        <w:t>potential for V-Dem</w:t>
      </w:r>
    </w:p>
    <w:p w14:paraId="5DD79BDD" w14:textId="4780C0C4" w:rsidR="006B53BB" w:rsidDel="006B53BB" w:rsidRDefault="006B53BB" w:rsidP="006B53BB">
      <w:pPr>
        <w:pStyle w:val="NoSpacing"/>
        <w:rPr>
          <w:del w:id="2" w:author="Michael Coppedge" w:date="2024-04-01T18:06:00Z"/>
        </w:rPr>
      </w:pPr>
      <w:r>
        <w:t xml:space="preserve">data to be used to measure democracy within countries. </w:t>
      </w:r>
      <w:ins w:id="3" w:author="Michael Coppedge" w:date="2024-04-01T18:06:00Z">
        <w:r>
          <w:t xml:space="preserve">If this technique is successful, it could </w:t>
        </w:r>
      </w:ins>
      <w:del w:id="4" w:author="Michael Coppedge" w:date="2024-04-01T18:06:00Z">
        <w:r w:rsidDel="006B53BB">
          <w:delText>A main</w:delText>
        </w:r>
      </w:del>
    </w:p>
    <w:p w14:paraId="33834793" w14:textId="316FEF74" w:rsidR="006B53BB" w:rsidDel="006B53BB" w:rsidRDefault="006B53BB" w:rsidP="006B53BB">
      <w:pPr>
        <w:pStyle w:val="NoSpacing"/>
        <w:rPr>
          <w:del w:id="5" w:author="Michael Coppedge" w:date="2024-04-01T18:06:00Z"/>
        </w:rPr>
        <w:pPrChange w:id="6" w:author="Michael Coppedge" w:date="2024-04-01T18:06:00Z">
          <w:pPr>
            <w:pStyle w:val="NoSpacing"/>
          </w:pPr>
        </w:pPrChange>
      </w:pPr>
      <w:del w:id="7" w:author="Michael Coppedge" w:date="2024-04-01T18:06:00Z">
        <w:r w:rsidDel="006B53BB">
          <w:delText>contribution of this project is a systematic and applied</w:delText>
        </w:r>
      </w:del>
    </w:p>
    <w:p w14:paraId="4E5DA785" w14:textId="689A666F" w:rsidR="006B53BB" w:rsidRDefault="006B53BB" w:rsidP="006B53BB">
      <w:pPr>
        <w:pStyle w:val="NoSpacing"/>
        <w:pPrChange w:id="8" w:author="Michael Coppedge" w:date="2024-04-01T18:06:00Z">
          <w:pPr>
            <w:pStyle w:val="NoSpacing"/>
          </w:pPr>
        </w:pPrChange>
      </w:pPr>
      <w:del w:id="9" w:author="Michael Coppedge" w:date="2024-04-01T18:06:00Z">
        <w:r w:rsidDel="006B53BB">
          <w:delText xml:space="preserve">conceptualization of V-Dem data that can </w:delText>
        </w:r>
      </w:del>
      <w:r>
        <w:t xml:space="preserve">provide </w:t>
      </w:r>
      <w:del w:id="10" w:author="Michael Coppedge" w:date="2024-04-01T18:06:00Z">
        <w:r w:rsidDel="006B53BB">
          <w:delText>a granular-</w:delText>
        </w:r>
      </w:del>
      <w:ins w:id="11" w:author="Michael Coppedge" w:date="2024-04-01T18:06:00Z">
        <w:r>
          <w:t>municipal-</w:t>
        </w:r>
      </w:ins>
      <w:r>
        <w:t>level</w:t>
      </w:r>
    </w:p>
    <w:p w14:paraId="79F08057" w14:textId="00BEBD98" w:rsidR="006B53BB" w:rsidRDefault="006B53BB" w:rsidP="006B53BB">
      <w:pPr>
        <w:pStyle w:val="NoSpacing"/>
      </w:pPr>
      <w:r>
        <w:t>measure</w:t>
      </w:r>
      <w:ins w:id="12" w:author="Michael Coppedge" w:date="2024-04-01T18:06:00Z">
        <w:r>
          <w:t>s</w:t>
        </w:r>
      </w:ins>
      <w:r>
        <w:t xml:space="preserve"> of subnational democracy across time</w:t>
      </w:r>
      <w:ins w:id="13" w:author="Michael Coppedge" w:date="2024-04-01T18:07:00Z">
        <w:r>
          <w:t xml:space="preserve"> for many countries.</w:t>
        </w:r>
      </w:ins>
      <w:del w:id="14" w:author="Michael Coppedge" w:date="2024-04-01T18:07:00Z">
        <w:r w:rsidDel="006B53BB">
          <w:delText>.</w:delText>
        </w:r>
      </w:del>
    </w:p>
    <w:p w14:paraId="1A788072" w14:textId="77777777" w:rsidR="006B53BB" w:rsidRDefault="006B53BB" w:rsidP="006B53BB">
      <w:pPr>
        <w:pStyle w:val="NoSpacing"/>
      </w:pPr>
    </w:p>
    <w:p w14:paraId="1BE44C30" w14:textId="6B6F19F3" w:rsidR="006B53BB" w:rsidRDefault="006B53BB" w:rsidP="006B53BB">
      <w:pPr>
        <w:pStyle w:val="NoSpacing"/>
      </w:pPr>
      <w:r>
        <w:t>There are obvious limitations to mapping subnational V-Dem data.</w:t>
      </w:r>
      <w:ins w:id="15" w:author="Michael Coppedge" w:date="2024-04-01T18:07:00Z">
        <w:r>
          <w:t xml:space="preserve"> In the first place, </w:t>
        </w:r>
      </w:ins>
      <w:ins w:id="16" w:author="Michael Coppedge" w:date="2024-04-01T18:08:00Z">
        <w:r>
          <w:t xml:space="preserve">almost all V-Dem variables were designed to measure national-level concepts. This paper is focused on </w:t>
        </w:r>
      </w:ins>
      <w:ins w:id="17" w:author="Michael Coppedge" w:date="2024-04-01T18:10:00Z">
        <w:r>
          <w:t>four</w:t>
        </w:r>
      </w:ins>
      <w:ins w:id="18" w:author="Michael Coppedge" w:date="2024-04-01T18:08:00Z">
        <w:r>
          <w:t xml:space="preserve"> variables that contain some subnational in</w:t>
        </w:r>
      </w:ins>
      <w:ins w:id="19" w:author="Michael Coppedge" w:date="2024-04-01T18:09:00Z">
        <w:r>
          <w:t xml:space="preserve">formation. Second, </w:t>
        </w:r>
      </w:ins>
      <w:ins w:id="20" w:author="Michael Coppedge" w:date="2024-04-01T18:10:00Z">
        <w:r>
          <w:t xml:space="preserve">even these questions were posed in a way that elicited responses that </w:t>
        </w:r>
      </w:ins>
      <w:ins w:id="21" w:author="Michael Coppedge" w:date="2024-04-01T18:11:00Z">
        <w:r>
          <w:t>are difficult to interpret</w:t>
        </w:r>
      </w:ins>
      <w:ins w:id="22" w:author="Michael Coppedge" w:date="2024-04-01T18:12:00Z">
        <w:r>
          <w:t>: experts</w:t>
        </w:r>
      </w:ins>
      <w:ins w:id="23" w:author="Michael Coppedge" w:date="2024-04-01T18:13:00Z">
        <w:r>
          <w:t xml:space="preserve"> were asked for “yes or no” responses to a battery of 21 </w:t>
        </w:r>
      </w:ins>
      <w:ins w:id="24" w:author="Michael Coppedge" w:date="2024-04-01T18:14:00Z">
        <w:r>
          <w:t xml:space="preserve">generic </w:t>
        </w:r>
      </w:ins>
      <w:ins w:id="25" w:author="Michael Coppedge" w:date="2024-04-01T18:13:00Z">
        <w:r>
          <w:t xml:space="preserve">options that </w:t>
        </w:r>
      </w:ins>
      <w:ins w:id="26" w:author="Michael Coppedge" w:date="2024-04-01T18:14:00Z">
        <w:r>
          <w:t xml:space="preserve">describe, in </w:t>
        </w:r>
        <w:r w:rsidR="00EF42C1">
          <w:t>imprecise ways, the locations where elections and civil liberties were more demo</w:t>
        </w:r>
      </w:ins>
      <w:ins w:id="27" w:author="Michael Coppedge" w:date="2024-04-01T18:15:00Z">
        <w:r w:rsidR="00EF42C1">
          <w:t xml:space="preserve">cratic or less democratic, in each year. </w:t>
        </w:r>
      </w:ins>
      <w:ins w:id="28" w:author="Michael Coppedge" w:date="2024-04-01T18:16:00Z">
        <w:r w:rsidR="00EF42C1">
          <w:t xml:space="preserve">The country-year data records the share of country experts who said that </w:t>
        </w:r>
      </w:ins>
      <w:ins w:id="29" w:author="Michael Coppedge" w:date="2024-04-01T18:17:00Z">
        <w:r w:rsidR="00EF42C1">
          <w:t>each given geographic criterion was relevant for assessing either of these two aspects of democracy.</w:t>
        </w:r>
      </w:ins>
    </w:p>
    <w:p w14:paraId="204B9ED0" w14:textId="7DAD3172" w:rsidR="006B53BB" w:rsidDel="006B53BB" w:rsidRDefault="006B53BB" w:rsidP="006B53BB">
      <w:pPr>
        <w:pStyle w:val="NoSpacing"/>
        <w:rPr>
          <w:del w:id="30" w:author="Michael Coppedge" w:date="2024-04-01T18:12:00Z"/>
        </w:rPr>
      </w:pPr>
      <w:del w:id="31" w:author="Michael Coppedge" w:date="2024-04-01T18:12:00Z">
        <w:r w:rsidDel="006B53BB">
          <w:delText>Primarily, expert interpretations of background concepts are themselves</w:delText>
        </w:r>
      </w:del>
    </w:p>
    <w:p w14:paraId="10184F15" w14:textId="784EDEF1" w:rsidR="006B53BB" w:rsidRDefault="006B53BB" w:rsidP="006B53BB">
      <w:pPr>
        <w:pStyle w:val="NoSpacing"/>
      </w:pPr>
      <w:del w:id="32" w:author="Michael Coppedge" w:date="2024-04-01T18:12:00Z">
        <w:r w:rsidDel="006B53BB">
          <w:delText xml:space="preserve">unobservable. </w:delText>
        </w:r>
      </w:del>
      <w:r>
        <w:t>The dichotomous format of the questions included in the</w:t>
      </w:r>
    </w:p>
    <w:p w14:paraId="0F9E90FA" w14:textId="77777777" w:rsidR="006B53BB" w:rsidRDefault="006B53BB" w:rsidP="006B53BB">
      <w:pPr>
        <w:pStyle w:val="NoSpacing"/>
      </w:pPr>
      <w:r>
        <w:t>survey are simplifications of much more contested concepts, such as</w:t>
      </w:r>
    </w:p>
    <w:p w14:paraId="512C9113" w14:textId="77777777" w:rsidR="006B53BB" w:rsidRDefault="006B53BB" w:rsidP="006B53BB">
      <w:pPr>
        <w:pStyle w:val="NoSpacing"/>
      </w:pPr>
      <w:r>
        <w:t>development or illicit activity. Therefore, democracy scores rely</w:t>
      </w:r>
    </w:p>
    <w:p w14:paraId="35C65FF8" w14:textId="11071AA5" w:rsidR="006B53BB" w:rsidRDefault="006B53BB" w:rsidP="006B53BB">
      <w:pPr>
        <w:pStyle w:val="NoSpacing"/>
      </w:pPr>
      <w:r>
        <w:t xml:space="preserve">heavily on how these concepts </w:t>
      </w:r>
      <w:ins w:id="33" w:author="Michael Coppedge" w:date="2024-04-01T18:18:00Z">
        <w:r w:rsidR="00EF42C1">
          <w:t>we</w:t>
        </w:r>
      </w:ins>
      <w:del w:id="34" w:author="Michael Coppedge" w:date="2024-04-01T18:18:00Z">
        <w:r w:rsidDel="00EF42C1">
          <w:delText>a</w:delText>
        </w:r>
      </w:del>
      <w:r>
        <w:t>re interpreted by a relatively limited</w:t>
      </w:r>
    </w:p>
    <w:p w14:paraId="165C6D4F" w14:textId="0A7AA93E" w:rsidR="006B53BB" w:rsidRDefault="006B53BB" w:rsidP="006B53BB">
      <w:pPr>
        <w:pStyle w:val="NoSpacing"/>
      </w:pPr>
      <w:r>
        <w:t xml:space="preserve">number of respondents. However, mapping </w:t>
      </w:r>
      <w:ins w:id="35" w:author="Michael Coppedge" w:date="2024-04-01T18:18:00Z">
        <w:r w:rsidR="00EF42C1">
          <w:t xml:space="preserve">potentially </w:t>
        </w:r>
      </w:ins>
      <w:r>
        <w:t xml:space="preserve">provides a </w:t>
      </w:r>
      <w:del w:id="36" w:author="Michael Coppedge" w:date="2024-04-01T18:18:00Z">
        <w:r w:rsidDel="00EF42C1">
          <w:delText xml:space="preserve">unique </w:delText>
        </w:r>
      </w:del>
      <w:r>
        <w:t>method for</w:t>
      </w:r>
    </w:p>
    <w:p w14:paraId="72DA3CB9" w14:textId="544319A2" w:rsidR="006B53BB" w:rsidDel="00EF42C1" w:rsidRDefault="006B53BB" w:rsidP="00EF42C1">
      <w:pPr>
        <w:pStyle w:val="NoSpacing"/>
        <w:rPr>
          <w:del w:id="37" w:author="Michael Coppedge" w:date="2024-04-01T18:21:00Z"/>
        </w:rPr>
      </w:pPr>
      <w:r>
        <w:t xml:space="preserve">addressing these limitations because it </w:t>
      </w:r>
      <w:ins w:id="38" w:author="Michael Coppedge" w:date="2024-04-01T18:18:00Z">
        <w:r w:rsidR="00EF42C1">
          <w:t xml:space="preserve">requires </w:t>
        </w:r>
      </w:ins>
      <w:ins w:id="39" w:author="Michael Coppedge" w:date="2024-04-01T18:19:00Z">
        <w:r w:rsidR="00EF42C1">
          <w:t xml:space="preserve">researchers to assign the generic categories to </w:t>
        </w:r>
      </w:ins>
      <w:ins w:id="40" w:author="Michael Coppedge" w:date="2024-04-01T18:20:00Z">
        <w:r w:rsidR="00EF42C1">
          <w:t xml:space="preserve">specific locations in the country being studied and then </w:t>
        </w:r>
      </w:ins>
      <w:r>
        <w:t>integrate</w:t>
      </w:r>
      <w:del w:id="41" w:author="Michael Coppedge" w:date="2024-04-01T18:20:00Z">
        <w:r w:rsidDel="00EF42C1">
          <w:delText>s</w:delText>
        </w:r>
      </w:del>
      <w:r>
        <w:t xml:space="preserve"> the</w:t>
      </w:r>
      <w:ins w:id="42" w:author="Michael Coppedge" w:date="2024-04-01T18:20:00Z">
        <w:r w:rsidR="00EF42C1">
          <w:t>m</w:t>
        </w:r>
      </w:ins>
      <w:r>
        <w:t xml:space="preserve"> </w:t>
      </w:r>
      <w:del w:id="43" w:author="Michael Coppedge" w:date="2024-04-01T18:20:00Z">
        <w:r w:rsidDel="00EF42C1">
          <w:delText>use of</w:delText>
        </w:r>
      </w:del>
      <w:ins w:id="44" w:author="Michael Coppedge" w:date="2024-04-01T18:20:00Z">
        <w:r w:rsidR="00EF42C1">
          <w:t>with the</w:t>
        </w:r>
      </w:ins>
      <w:r>
        <w:t xml:space="preserve"> </w:t>
      </w:r>
      <w:del w:id="45" w:author="Michael Coppedge" w:date="2024-04-01T18:21:00Z">
        <w:r w:rsidDel="00EF42C1">
          <w:delText>empirical</w:delText>
        </w:r>
      </w:del>
    </w:p>
    <w:p w14:paraId="39587AEC" w14:textId="1B68B6B3" w:rsidR="006B53BB" w:rsidRDefault="006B53BB" w:rsidP="00EF42C1">
      <w:pPr>
        <w:pStyle w:val="NoSpacing"/>
      </w:pPr>
      <w:del w:id="46" w:author="Michael Coppedge" w:date="2024-04-01T18:21:00Z">
        <w:r w:rsidDel="00EF42C1">
          <w:delText xml:space="preserve">data </w:delText>
        </w:r>
      </w:del>
      <w:del w:id="47" w:author="Michael Coppedge" w:date="2024-04-01T18:20:00Z">
        <w:r w:rsidDel="00EF42C1">
          <w:delText xml:space="preserve">with </w:delText>
        </w:r>
      </w:del>
      <w:r>
        <w:t>V-Dem</w:t>
      </w:r>
      <w:ins w:id="48" w:author="Michael Coppedge" w:date="2024-04-01T18:21:00Z">
        <w:r w:rsidR="00EF42C1">
          <w:t>’s country experts’</w:t>
        </w:r>
      </w:ins>
      <w:r>
        <w:t xml:space="preserve"> responses. The combination of continuous empirical data</w:t>
      </w:r>
    </w:p>
    <w:p w14:paraId="12707100" w14:textId="77777777" w:rsidR="006B53BB" w:rsidRDefault="006B53BB" w:rsidP="006B53BB">
      <w:pPr>
        <w:pStyle w:val="NoSpacing"/>
      </w:pPr>
      <w:r>
        <w:t>with proportional responses related to the background concepts' salience</w:t>
      </w:r>
    </w:p>
    <w:p w14:paraId="7EABC87D" w14:textId="21B90A54" w:rsidR="006B53BB" w:rsidRDefault="006B53BB" w:rsidP="006B53BB">
      <w:pPr>
        <w:pStyle w:val="NoSpacing"/>
      </w:pPr>
      <w:r>
        <w:t xml:space="preserve">in the country </w:t>
      </w:r>
      <w:ins w:id="49" w:author="Michael Coppedge" w:date="2024-04-01T18:38:00Z">
        <w:r w:rsidR="00052061">
          <w:t>may</w:t>
        </w:r>
      </w:ins>
      <w:del w:id="50" w:author="Michael Coppedge" w:date="2024-04-01T18:38:00Z">
        <w:r w:rsidDel="00052061">
          <w:delText>can</w:delText>
        </w:r>
      </w:del>
      <w:r>
        <w:t xml:space="preserve"> produce a composite image of subnational democracy</w:t>
      </w:r>
      <w:del w:id="51" w:author="Michael Coppedge" w:date="2024-04-01T18:38:00Z">
        <w:r w:rsidDel="00052061">
          <w:delText>,</w:delText>
        </w:r>
      </w:del>
    </w:p>
    <w:p w14:paraId="1F376C28" w14:textId="77777777" w:rsidR="006B53BB" w:rsidRDefault="006B53BB" w:rsidP="006B53BB">
      <w:pPr>
        <w:pStyle w:val="NoSpacing"/>
      </w:pPr>
      <w:r>
        <w:t>and a meaningful tool for spatial analysis.</w:t>
      </w:r>
    </w:p>
    <w:p w14:paraId="2C3D010A" w14:textId="77777777" w:rsidR="006B53BB" w:rsidRDefault="006B53BB" w:rsidP="006B53BB">
      <w:pPr>
        <w:pStyle w:val="NoSpacing"/>
      </w:pPr>
    </w:p>
    <w:p w14:paraId="3B5DB38D" w14:textId="77777777" w:rsidR="006B53BB" w:rsidRDefault="006B53BB" w:rsidP="006B53BB">
      <w:pPr>
        <w:pStyle w:val="NoSpacing"/>
      </w:pPr>
      <w:r>
        <w:t>This paper introduces a process for compiling and visualizing</w:t>
      </w:r>
    </w:p>
    <w:p w14:paraId="14BDF6AD" w14:textId="2DADF0CF" w:rsidR="006B53BB" w:rsidRDefault="006B53BB" w:rsidP="006B53BB">
      <w:pPr>
        <w:pStyle w:val="NoSpacing"/>
      </w:pPr>
      <w:r>
        <w:t xml:space="preserve">subnational data based on </w:t>
      </w:r>
      <w:ins w:id="52" w:author="Michael Coppedge" w:date="2024-04-01T18:22:00Z">
        <w:r w:rsidR="00EF42C1">
          <w:t xml:space="preserve">these four </w:t>
        </w:r>
      </w:ins>
      <w:r>
        <w:t>V-Dem</w:t>
      </w:r>
      <w:ins w:id="53" w:author="Michael Coppedge" w:date="2024-04-01T18:22:00Z">
        <w:r w:rsidR="00EF42C1">
          <w:t xml:space="preserve"> variables</w:t>
        </w:r>
      </w:ins>
      <w:r>
        <w:t>, starting with the systematic</w:t>
      </w:r>
    </w:p>
    <w:p w14:paraId="56AD0524" w14:textId="77777777" w:rsidR="006B53BB" w:rsidRDefault="006B53BB" w:rsidP="006B53BB">
      <w:pPr>
        <w:pStyle w:val="NoSpacing"/>
      </w:pPr>
      <w:r>
        <w:t>conceptualization of the background concepts contained in the survey,</w:t>
      </w:r>
    </w:p>
    <w:p w14:paraId="46AB1C0E" w14:textId="5DB8DA67" w:rsidR="006B53BB" w:rsidRDefault="006B53BB" w:rsidP="006B53BB">
      <w:pPr>
        <w:pStyle w:val="NoSpacing"/>
      </w:pPr>
      <w:r>
        <w:t xml:space="preserve">assigning measures to </w:t>
      </w:r>
      <w:del w:id="54" w:author="Michael Coppedge" w:date="2024-04-01T18:22:00Z">
        <w:r w:rsidDel="00EF42C1">
          <w:delText xml:space="preserve">those concepts on a </w:delText>
        </w:r>
      </w:del>
      <w:r>
        <w:t xml:space="preserve">geographic </w:t>
      </w:r>
      <w:del w:id="55" w:author="Michael Coppedge" w:date="2024-04-01T18:22:00Z">
        <w:r w:rsidDel="00EF42C1">
          <w:delText>scale</w:delText>
        </w:r>
      </w:del>
      <w:ins w:id="56" w:author="Michael Coppedge" w:date="2024-04-01T18:22:00Z">
        <w:r w:rsidR="00EF42C1">
          <w:t>locations</w:t>
        </w:r>
      </w:ins>
      <w:r>
        <w:t>, and then</w:t>
      </w:r>
    </w:p>
    <w:p w14:paraId="2D602718" w14:textId="77777777" w:rsidR="006B53BB" w:rsidRDefault="006B53BB" w:rsidP="006B53BB">
      <w:pPr>
        <w:pStyle w:val="NoSpacing"/>
      </w:pPr>
      <w:r>
        <w:t>identifying subnational scores. We demonstrate this process for a</w:t>
      </w:r>
    </w:p>
    <w:p w14:paraId="5CC88DAC" w14:textId="77777777" w:rsidR="006B53BB" w:rsidRDefault="006B53BB" w:rsidP="006B53BB">
      <w:pPr>
        <w:pStyle w:val="NoSpacing"/>
      </w:pPr>
      <w:r>
        <w:t>portion of the 21 response items in the survey.</w:t>
      </w:r>
    </w:p>
    <w:p w14:paraId="14EFE40B" w14:textId="77777777" w:rsidR="006B53BB" w:rsidRDefault="006B53BB" w:rsidP="006B53BB">
      <w:pPr>
        <w:pStyle w:val="NoSpacing"/>
      </w:pPr>
    </w:p>
    <w:p w14:paraId="520C2454" w14:textId="77777777" w:rsidR="006B53BB" w:rsidRDefault="006B53BB" w:rsidP="006B53BB">
      <w:pPr>
        <w:pStyle w:val="NoSpacing"/>
      </w:pPr>
      <w:r>
        <w:t>The conclusion will discuss how these measurements could be combined or</w:t>
      </w:r>
    </w:p>
    <w:p w14:paraId="36DA9C68" w14:textId="77777777" w:rsidR="006B53BB" w:rsidRDefault="006B53BB" w:rsidP="006B53BB">
      <w:pPr>
        <w:pStyle w:val="NoSpacing"/>
      </w:pPr>
      <w:r>
        <w:t>aggregated to provide estimations of the latent concepts of electoral</w:t>
      </w:r>
    </w:p>
    <w:p w14:paraId="7BAF1F37" w14:textId="77777777" w:rsidR="006B53BB" w:rsidRDefault="006B53BB" w:rsidP="006B53BB">
      <w:pPr>
        <w:pStyle w:val="NoSpacing"/>
      </w:pPr>
      <w:r>
        <w:t>fairness or civil liberty strength at the subnational level. We also</w:t>
      </w:r>
    </w:p>
    <w:p w14:paraId="084D6E3B" w14:textId="77777777" w:rsidR="006B53BB" w:rsidRDefault="006B53BB" w:rsidP="006B53BB">
      <w:pPr>
        <w:pStyle w:val="NoSpacing"/>
      </w:pPr>
      <w:r>
        <w:t>discuss future exercises in validation (i.e., expert surveys, or</w:t>
      </w:r>
    </w:p>
    <w:p w14:paraId="1D8A7A9E" w14:textId="77777777" w:rsidR="006B53BB" w:rsidRDefault="006B53BB" w:rsidP="006B53BB">
      <w:pPr>
        <w:pStyle w:val="NoSpacing"/>
      </w:pPr>
      <w:r>
        <w:t>comparison with other measures of subnational democracy) and replication</w:t>
      </w:r>
    </w:p>
    <w:p w14:paraId="648EC72E" w14:textId="77777777" w:rsidR="006B53BB" w:rsidRDefault="006B53BB" w:rsidP="006B53BB">
      <w:pPr>
        <w:pStyle w:val="NoSpacing"/>
      </w:pPr>
      <w:r>
        <w:t>(i.e., applying the same process to other countries). Finally, we</w:t>
      </w:r>
    </w:p>
    <w:p w14:paraId="547C0A00" w14:textId="77777777" w:rsidR="006B53BB" w:rsidRDefault="006B53BB" w:rsidP="006B53BB">
      <w:pPr>
        <w:pStyle w:val="NoSpacing"/>
      </w:pPr>
      <w:r>
        <w:t>suggest further exploring the causal relationships of first or second</w:t>
      </w:r>
    </w:p>
    <w:p w14:paraId="3598771F" w14:textId="77777777" w:rsidR="006B53BB" w:rsidRDefault="006B53BB" w:rsidP="006B53BB">
      <w:pPr>
        <w:pStyle w:val="NoSpacing"/>
      </w:pPr>
      <w:r>
        <w:lastRenderedPageBreak/>
        <w:t>order complexity (e.g., the correlation of subnational democracy and</w:t>
      </w:r>
    </w:p>
    <w:p w14:paraId="351EA0ED" w14:textId="77777777" w:rsidR="006B53BB" w:rsidRDefault="006B53BB" w:rsidP="006B53BB">
      <w:pPr>
        <w:pStyle w:val="NoSpacing"/>
      </w:pPr>
      <w:r>
        <w:t>development).</w:t>
      </w:r>
    </w:p>
    <w:p w14:paraId="73107491" w14:textId="77777777" w:rsidR="006B53BB" w:rsidRDefault="006B53BB" w:rsidP="006B53BB">
      <w:pPr>
        <w:pStyle w:val="NoSpacing"/>
      </w:pPr>
    </w:p>
    <w:p w14:paraId="5954E206" w14:textId="77777777" w:rsidR="006B53BB" w:rsidRDefault="006B53BB" w:rsidP="006B53BB">
      <w:pPr>
        <w:pStyle w:val="NoSpacing"/>
      </w:pPr>
      <w:r>
        <w:t>## Relevance</w:t>
      </w:r>
    </w:p>
    <w:p w14:paraId="286FEA0E" w14:textId="77777777" w:rsidR="006B53BB" w:rsidRDefault="006B53BB" w:rsidP="006B53BB">
      <w:pPr>
        <w:pStyle w:val="NoSpacing"/>
      </w:pPr>
    </w:p>
    <w:p w14:paraId="6872E7CF" w14:textId="77777777" w:rsidR="006B53BB" w:rsidRDefault="006B53BB" w:rsidP="006B53BB">
      <w:pPr>
        <w:pStyle w:val="NoSpacing"/>
      </w:pPr>
      <w:r>
        <w:t>The visualization of V-Dem scores has many potential benefits for</w:t>
      </w:r>
    </w:p>
    <w:p w14:paraId="1B33F067" w14:textId="77777777" w:rsidR="006B53BB" w:rsidRDefault="006B53BB" w:rsidP="006B53BB">
      <w:pPr>
        <w:pStyle w:val="NoSpacing"/>
      </w:pPr>
      <w:r>
        <w:t>comparative political analysis. First, this process provides a</w:t>
      </w:r>
    </w:p>
    <w:p w14:paraId="329A7117" w14:textId="72503925" w:rsidR="006B53BB" w:rsidRDefault="006B53BB" w:rsidP="006B53BB">
      <w:pPr>
        <w:pStyle w:val="NoSpacing"/>
      </w:pPr>
      <w:r>
        <w:t xml:space="preserve">systematic method for integrating quantitative </w:t>
      </w:r>
      <w:ins w:id="57" w:author="Michael Coppedge" w:date="2024-04-01T18:39:00Z">
        <w:r w:rsidR="00052061">
          <w:t xml:space="preserve">expert </w:t>
        </w:r>
      </w:ins>
      <w:r>
        <w:t>survey data into</w:t>
      </w:r>
    </w:p>
    <w:p w14:paraId="69F158BE" w14:textId="77777777" w:rsidR="006B53BB" w:rsidRDefault="006B53BB" w:rsidP="006B53BB">
      <w:pPr>
        <w:pStyle w:val="NoSpacing"/>
      </w:pPr>
      <w:r>
        <w:t>subnational research (@giraudyCountriesSubnationalResearch2019). Many</w:t>
      </w:r>
    </w:p>
    <w:p w14:paraId="6AE6659C" w14:textId="4BF58A45" w:rsidR="006B53BB" w:rsidRDefault="006B53BB" w:rsidP="006B53BB">
      <w:pPr>
        <w:pStyle w:val="NoSpacing"/>
      </w:pPr>
      <w:r>
        <w:t xml:space="preserve">approaches to measuring subnational democracy have </w:t>
      </w:r>
      <w:del w:id="58" w:author="Michael Coppedge" w:date="2024-04-01T18:39:00Z">
        <w:r w:rsidDel="00052061">
          <w:delText xml:space="preserve">come </w:delText>
        </w:r>
        <w:commentRangeStart w:id="59"/>
        <w:r w:rsidDel="00052061">
          <w:delText>across</w:delText>
        </w:r>
      </w:del>
      <w:ins w:id="60" w:author="Michael Coppedge" w:date="2024-04-01T18:39:00Z">
        <w:r w:rsidR="00052061">
          <w:t>encountered complications involving</w:t>
        </w:r>
      </w:ins>
      <w:r>
        <w:t xml:space="preserve"> spatial</w:t>
      </w:r>
    </w:p>
    <w:p w14:paraId="23D503CA" w14:textId="3157DC1E" w:rsidR="006B53BB" w:rsidRDefault="006B53BB" w:rsidP="006B53BB">
      <w:pPr>
        <w:pStyle w:val="NoSpacing"/>
      </w:pPr>
      <w:r>
        <w:t xml:space="preserve">dependence </w:t>
      </w:r>
      <w:del w:id="61" w:author="Michael Coppedge" w:date="2024-04-01T18:40:00Z">
        <w:r w:rsidDel="00052061">
          <w:delText xml:space="preserve">measurement </w:delText>
        </w:r>
      </w:del>
      <w:del w:id="62" w:author="Michael Coppedge" w:date="2024-04-01T18:41:00Z">
        <w:r w:rsidDel="00052061">
          <w:delText>issues</w:delText>
        </w:r>
        <w:commentRangeEnd w:id="59"/>
        <w:r w:rsidR="00052061" w:rsidDel="00052061">
          <w:rPr>
            <w:rStyle w:val="CommentReference"/>
          </w:rPr>
          <w:commentReference w:id="59"/>
        </w:r>
      </w:del>
    </w:p>
    <w:p w14:paraId="3DFF286F" w14:textId="77777777" w:rsidR="006B53BB" w:rsidRDefault="006B53BB" w:rsidP="006B53BB">
      <w:pPr>
        <w:pStyle w:val="NoSpacing"/>
      </w:pPr>
      <w:r>
        <w:t>(@harbersGeoNestedAnalysisMixedMethods2017). Rather than spatial</w:t>
      </w:r>
    </w:p>
    <w:p w14:paraId="00BF122E" w14:textId="77777777" w:rsidR="006B53BB" w:rsidRDefault="006B53BB" w:rsidP="006B53BB">
      <w:pPr>
        <w:pStyle w:val="NoSpacing"/>
      </w:pPr>
      <w:r>
        <w:t>modeling, however, this inductive approach favors descriptive over</w:t>
      </w:r>
    </w:p>
    <w:p w14:paraId="3D2918BF" w14:textId="77777777" w:rsidR="006B53BB" w:rsidRDefault="006B53BB" w:rsidP="006B53BB">
      <w:pPr>
        <w:pStyle w:val="NoSpacing"/>
      </w:pPr>
      <w:r>
        <w:t>explanatory inference, leveraging the systematic data generating process</w:t>
      </w:r>
    </w:p>
    <w:p w14:paraId="6CA72D67" w14:textId="77777777" w:rsidR="006B53BB" w:rsidRDefault="006B53BB" w:rsidP="006B53BB">
      <w:pPr>
        <w:pStyle w:val="NoSpacing"/>
      </w:pPr>
      <w:r>
        <w:t>in V-Dem.</w:t>
      </w:r>
    </w:p>
    <w:p w14:paraId="6485C1CD" w14:textId="77777777" w:rsidR="006B53BB" w:rsidRDefault="006B53BB" w:rsidP="006B53BB">
      <w:pPr>
        <w:pStyle w:val="NoSpacing"/>
      </w:pPr>
    </w:p>
    <w:p w14:paraId="7A68B933" w14:textId="19FDADF4" w:rsidR="006B53BB" w:rsidRDefault="006B53BB" w:rsidP="006B53BB">
      <w:pPr>
        <w:pStyle w:val="NoSpacing"/>
      </w:pPr>
      <w:r>
        <w:t xml:space="preserve">Rather than generating </w:t>
      </w:r>
      <w:del w:id="63" w:author="Michael Coppedge" w:date="2024-04-01T18:45:00Z">
        <w:r w:rsidDel="00052061">
          <w:delText>empirical data</w:delText>
        </w:r>
      </w:del>
      <w:ins w:id="64" w:author="Michael Coppedge" w:date="2024-04-01T18:45:00Z">
        <w:r w:rsidR="00052061">
          <w:t xml:space="preserve">ratings that </w:t>
        </w:r>
      </w:ins>
      <w:ins w:id="65" w:author="Michael Coppedge" w:date="2024-04-01T18:46:00Z">
        <w:r w:rsidR="00052061">
          <w:t>describe well defined subnational units</w:t>
        </w:r>
      </w:ins>
      <w:r>
        <w:t>, V-Dem's subnational data</w:t>
      </w:r>
    </w:p>
    <w:p w14:paraId="1E95D0AA" w14:textId="77777777" w:rsidR="006B53BB" w:rsidRDefault="006B53BB" w:rsidP="006B53BB">
      <w:pPr>
        <w:pStyle w:val="NoSpacing"/>
      </w:pPr>
      <w:r>
        <w:t xml:space="preserve">generation process captures </w:t>
      </w:r>
      <w:commentRangeStart w:id="66"/>
      <w:r>
        <w:t>the level of agreement among expert coders</w:t>
      </w:r>
    </w:p>
    <w:p w14:paraId="7472DC67" w14:textId="77777777" w:rsidR="006B53BB" w:rsidRDefault="006B53BB" w:rsidP="006B53BB">
      <w:pPr>
        <w:pStyle w:val="NoSpacing"/>
      </w:pPr>
      <w:r>
        <w:t>on the relevance of within-country factors affecting democracy</w:t>
      </w:r>
      <w:commentRangeEnd w:id="66"/>
      <w:r w:rsidR="00052061">
        <w:rPr>
          <w:rStyle w:val="CommentReference"/>
        </w:rPr>
        <w:commentReference w:id="66"/>
      </w:r>
      <w:r>
        <w:t>. These</w:t>
      </w:r>
    </w:p>
    <w:p w14:paraId="757E42AB" w14:textId="77777777" w:rsidR="006B53BB" w:rsidRDefault="006B53BB" w:rsidP="006B53BB">
      <w:pPr>
        <w:pStyle w:val="NoSpacing"/>
      </w:pPr>
      <w:r>
        <w:t>levels of agreement are reflected in proportional scores for the</w:t>
      </w:r>
    </w:p>
    <w:p w14:paraId="07D07FA7" w14:textId="543A5479" w:rsidR="006B53BB" w:rsidDel="00052061" w:rsidRDefault="006B53BB" w:rsidP="006B53BB">
      <w:pPr>
        <w:pStyle w:val="NoSpacing"/>
        <w:rPr>
          <w:del w:id="67" w:author="Michael Coppedge" w:date="2024-04-01T18:45:00Z"/>
        </w:rPr>
      </w:pPr>
      <w:r>
        <w:t xml:space="preserve">relative importance of a given </w:t>
      </w:r>
      <w:del w:id="68" w:author="Michael Coppedge" w:date="2024-04-01T18:44:00Z">
        <w:r w:rsidDel="00052061">
          <w:delText>variable</w:delText>
        </w:r>
      </w:del>
      <w:ins w:id="69" w:author="Michael Coppedge" w:date="2024-04-01T18:44:00Z">
        <w:r w:rsidR="00052061">
          <w:t>criterion</w:t>
        </w:r>
        <w:r w:rsidR="00052061">
          <w:t xml:space="preserve"> </w:t>
        </w:r>
        <w:r w:rsidR="00052061">
          <w:t>in a given country-year</w:t>
        </w:r>
      </w:ins>
      <w:r>
        <w:t xml:space="preserve">, </w:t>
      </w:r>
      <w:del w:id="70" w:author="Michael Coppedge" w:date="2024-04-01T18:48:00Z">
        <w:r w:rsidDel="00052061">
          <w:delText>regardless of how</w:delText>
        </w:r>
      </w:del>
      <w:ins w:id="71" w:author="Michael Coppedge" w:date="2024-04-01T18:48:00Z">
        <w:r w:rsidR="00052061">
          <w:t>in whatever way</w:t>
        </w:r>
      </w:ins>
      <w:r>
        <w:t xml:space="preserve"> the</w:t>
      </w:r>
      <w:ins w:id="72" w:author="Michael Coppedge" w:date="2024-04-01T18:45:00Z">
        <w:r w:rsidR="00052061">
          <w:t xml:space="preserve"> </w:t>
        </w:r>
      </w:ins>
    </w:p>
    <w:p w14:paraId="64BDE1F0" w14:textId="2FB03AAE" w:rsidR="006B53BB" w:rsidRDefault="006B53BB" w:rsidP="006B53BB">
      <w:pPr>
        <w:pStyle w:val="NoSpacing"/>
      </w:pPr>
      <w:r>
        <w:t>respondent</w:t>
      </w:r>
      <w:ins w:id="73" w:author="Michael Coppedge" w:date="2024-04-01T18:48:00Z">
        <w:r w:rsidR="00052061">
          <w:t>s</w:t>
        </w:r>
      </w:ins>
      <w:r>
        <w:t xml:space="preserve"> conceptualize</w:t>
      </w:r>
      <w:del w:id="74" w:author="Michael Coppedge" w:date="2024-04-01T18:48:00Z">
        <w:r w:rsidDel="00052061">
          <w:delText>s</w:delText>
        </w:r>
      </w:del>
      <w:r>
        <w:t xml:space="preserve"> it. </w:t>
      </w:r>
      <w:ins w:id="75" w:author="Michael Coppedge" w:date="2024-04-01T18:49:00Z">
        <w:r w:rsidR="00422ACF">
          <w:t>Interacting</w:t>
        </w:r>
      </w:ins>
      <w:del w:id="76" w:author="Michael Coppedge" w:date="2024-04-01T18:49:00Z">
        <w:r w:rsidDel="00422ACF">
          <w:delText>When</w:delText>
        </w:r>
      </w:del>
      <w:r>
        <w:t xml:space="preserve"> these proportions </w:t>
      </w:r>
      <w:del w:id="77" w:author="Michael Coppedge" w:date="2024-04-01T18:49:00Z">
        <w:r w:rsidDel="00422ACF">
          <w:delText xml:space="preserve">are interacted </w:delText>
        </w:r>
      </w:del>
      <w:r>
        <w:t>with</w:t>
      </w:r>
    </w:p>
    <w:p w14:paraId="63919DD6" w14:textId="432E0D8B" w:rsidR="006B53BB" w:rsidRDefault="006B53BB" w:rsidP="006B53BB">
      <w:pPr>
        <w:pStyle w:val="NoSpacing"/>
      </w:pPr>
      <w:del w:id="78" w:author="Michael Coppedge" w:date="2024-04-01T18:52:00Z">
        <w:r w:rsidDel="00422ACF">
          <w:delText>the measurement of a systematized concept</w:delText>
        </w:r>
      </w:del>
      <w:ins w:id="79" w:author="Michael Coppedge" w:date="2024-04-01T18:52:00Z">
        <w:r w:rsidR="00422ACF">
          <w:t xml:space="preserve">measures of relevant criteria, such as </w:t>
        </w:r>
      </w:ins>
      <w:del w:id="80" w:author="Michael Coppedge" w:date="2024-04-01T18:51:00Z">
        <w:r w:rsidDel="00422ACF">
          <w:delText xml:space="preserve"> in geographic space</w:delText>
        </w:r>
      </w:del>
      <w:ins w:id="81" w:author="Michael Coppedge" w:date="2024-04-01T18:50:00Z">
        <w:r w:rsidR="00422ACF">
          <w:t xml:space="preserve">, </w:t>
        </w:r>
      </w:ins>
      <w:del w:id="82" w:author="Michael Coppedge" w:date="2024-04-01T18:52:00Z">
        <w:r w:rsidDel="00422ACF">
          <w:delText xml:space="preserve">, </w:delText>
        </w:r>
      </w:del>
      <w:del w:id="83" w:author="Michael Coppedge" w:date="2024-04-01T18:50:00Z">
        <w:r w:rsidDel="00422ACF">
          <w:delText>such as</w:delText>
        </w:r>
      </w:del>
    </w:p>
    <w:p w14:paraId="6460F8ED" w14:textId="59D1796F" w:rsidR="006B53BB" w:rsidDel="00422ACF" w:rsidRDefault="006B53BB" w:rsidP="00422ACF">
      <w:pPr>
        <w:pStyle w:val="NoSpacing"/>
        <w:rPr>
          <w:del w:id="84" w:author="Michael Coppedge" w:date="2024-04-01T18:48:00Z"/>
        </w:rPr>
      </w:pPr>
      <w:r>
        <w:t xml:space="preserve">Gross Domestic Product (GDP) per capita </w:t>
      </w:r>
      <w:del w:id="85" w:author="Michael Coppedge" w:date="2024-04-01T18:48:00Z">
        <w:r w:rsidDel="00422ACF">
          <w:delText>measures for economic</w:delText>
        </w:r>
      </w:del>
    </w:p>
    <w:p w14:paraId="773A824C" w14:textId="58CA66A9" w:rsidR="006B53BB" w:rsidDel="00422ACF" w:rsidRDefault="006B53BB" w:rsidP="00422ACF">
      <w:pPr>
        <w:pStyle w:val="NoSpacing"/>
        <w:rPr>
          <w:del w:id="86" w:author="Michael Coppedge" w:date="2024-04-01T18:53:00Z"/>
        </w:rPr>
      </w:pPr>
      <w:del w:id="87" w:author="Michael Coppedge" w:date="2024-04-01T18:48:00Z">
        <w:r w:rsidDel="00422ACF">
          <w:delText xml:space="preserve">development </w:delText>
        </w:r>
      </w:del>
      <w:r>
        <w:t xml:space="preserve">in a given municipality or region, </w:t>
      </w:r>
      <w:del w:id="88" w:author="Michael Coppedge" w:date="2024-04-01T18:50:00Z">
        <w:r w:rsidDel="00422ACF">
          <w:delText xml:space="preserve">this </w:delText>
        </w:r>
      </w:del>
      <w:r>
        <w:t xml:space="preserve">produces </w:t>
      </w:r>
      <w:del w:id="89" w:author="Michael Coppedge" w:date="2024-04-01T18:53:00Z">
        <w:r w:rsidDel="00422ACF">
          <w:delText>unique</w:delText>
        </w:r>
      </w:del>
    </w:p>
    <w:p w14:paraId="1AA59486" w14:textId="580B553D" w:rsidR="006B53BB" w:rsidRDefault="006B53BB" w:rsidP="00422ACF">
      <w:pPr>
        <w:pStyle w:val="NoSpacing"/>
      </w:pPr>
      <w:del w:id="90" w:author="Michael Coppedge" w:date="2024-04-01T18:53:00Z">
        <w:r w:rsidDel="00422ACF">
          <w:delText>observational data on</w:delText>
        </w:r>
      </w:del>
      <w:ins w:id="91" w:author="Michael Coppedge" w:date="2024-04-01T18:53:00Z">
        <w:r w:rsidR="00422ACF">
          <w:t>measures of</w:t>
        </w:r>
      </w:ins>
      <w:r>
        <w:t xml:space="preserve"> </w:t>
      </w:r>
      <w:del w:id="92" w:author="Michael Coppedge" w:date="2024-04-01T18:54:00Z">
        <w:r w:rsidDel="00422ACF">
          <w:delText>the salience of democracy-shaping factors</w:delText>
        </w:r>
      </w:del>
      <w:ins w:id="93" w:author="Michael Coppedge" w:date="2024-04-01T18:54:00Z">
        <w:r w:rsidR="00422ACF">
          <w:t>selected aspects of subnational democracy</w:t>
        </w:r>
      </w:ins>
      <w:r>
        <w:t xml:space="preserve">. </w:t>
      </w:r>
      <w:ins w:id="94" w:author="Michael Coppedge" w:date="2024-04-01T18:54:00Z">
        <w:r w:rsidR="00422ACF">
          <w:t xml:space="preserve">More precisely, these are measures of the degree to which </w:t>
        </w:r>
      </w:ins>
      <w:ins w:id="95" w:author="Michael Coppedge" w:date="2024-04-01T18:55:00Z">
        <w:r w:rsidR="00422ACF">
          <w:t xml:space="preserve">locations </w:t>
        </w:r>
      </w:ins>
      <w:ins w:id="96" w:author="Michael Coppedge" w:date="2024-04-01T18:56:00Z">
        <w:r w:rsidR="00422ACF">
          <w:t>possess</w:t>
        </w:r>
      </w:ins>
      <w:ins w:id="97" w:author="Michael Coppedge" w:date="2024-04-01T18:55:00Z">
        <w:r w:rsidR="00422ACF">
          <w:t xml:space="preserve"> a</w:t>
        </w:r>
      </w:ins>
      <w:ins w:id="98" w:author="Michael Coppedge" w:date="2024-04-01T18:56:00Z">
        <w:r w:rsidR="00422ACF">
          <w:t xml:space="preserve">n attribute that country experts </w:t>
        </w:r>
      </w:ins>
      <w:ins w:id="99" w:author="Michael Coppedge" w:date="2024-04-01T18:57:00Z">
        <w:r w:rsidR="00422ACF">
          <w:t>associate with more or</w:t>
        </w:r>
      </w:ins>
      <w:ins w:id="100" w:author="Michael Coppedge" w:date="2024-04-01T18:55:00Z">
        <w:r w:rsidR="00422ACF">
          <w:t xml:space="preserve"> less</w:t>
        </w:r>
      </w:ins>
      <w:ins w:id="101" w:author="Michael Coppedge" w:date="2024-04-01T18:57:00Z">
        <w:r w:rsidR="00422ACF">
          <w:t xml:space="preserve"> free and fair elections and stronger or weaker protections for civil liberties.</w:t>
        </w:r>
      </w:ins>
      <w:ins w:id="102" w:author="Michael Coppedge" w:date="2024-04-01T18:55:00Z">
        <w:r w:rsidR="00422ACF">
          <w:t xml:space="preserve"> </w:t>
        </w:r>
      </w:ins>
      <w:r>
        <w:t>When</w:t>
      </w:r>
    </w:p>
    <w:p w14:paraId="5D3F9658" w14:textId="335D58D0" w:rsidR="006B53BB" w:rsidRDefault="006B53BB" w:rsidP="006B53BB">
      <w:pPr>
        <w:pStyle w:val="NoSpacing"/>
      </w:pPr>
      <w:r>
        <w:t xml:space="preserve">mapped, </w:t>
      </w:r>
      <w:del w:id="103" w:author="Michael Coppedge" w:date="2024-04-01T18:58:00Z">
        <w:r w:rsidDel="00422ACF">
          <w:delText xml:space="preserve">this </w:delText>
        </w:r>
      </w:del>
      <w:ins w:id="104" w:author="Michael Coppedge" w:date="2024-04-01T18:58:00Z">
        <w:r w:rsidR="00422ACF">
          <w:t xml:space="preserve">these measures </w:t>
        </w:r>
      </w:ins>
      <w:r>
        <w:t>create</w:t>
      </w:r>
      <w:del w:id="105" w:author="Michael Coppedge" w:date="2024-04-01T18:58:00Z">
        <w:r w:rsidDel="00422ACF">
          <w:delText>s</w:delText>
        </w:r>
      </w:del>
      <w:r>
        <w:t xml:space="preserve"> a geographic visualization of weaker and stronger</w:t>
      </w:r>
    </w:p>
    <w:p w14:paraId="6B779A9D" w14:textId="77777777" w:rsidR="006B53BB" w:rsidRDefault="006B53BB" w:rsidP="006B53BB">
      <w:pPr>
        <w:pStyle w:val="NoSpacing"/>
      </w:pPr>
      <w:r>
        <w:t>factors affecting subnational democracy, according to country experts.</w:t>
      </w:r>
    </w:p>
    <w:p w14:paraId="66736169" w14:textId="77777777" w:rsidR="006B53BB" w:rsidRDefault="006B53BB" w:rsidP="006B53BB">
      <w:pPr>
        <w:pStyle w:val="NoSpacing"/>
      </w:pPr>
    </w:p>
    <w:p w14:paraId="736CD408" w14:textId="77777777" w:rsidR="006B53BB" w:rsidRDefault="006B53BB" w:rsidP="006B53BB">
      <w:pPr>
        <w:pStyle w:val="NoSpacing"/>
      </w:pPr>
      <w:r>
        <w:t>This inductive approach has benefits and limitations.</w:t>
      </w:r>
    </w:p>
    <w:p w14:paraId="310F1D69" w14:textId="77777777" w:rsidR="006B53BB" w:rsidRDefault="006B53BB" w:rsidP="006B53BB">
      <w:pPr>
        <w:pStyle w:val="NoSpacing"/>
      </w:pPr>
    </w:p>
    <w:p w14:paraId="2BE80B34" w14:textId="77777777" w:rsidR="006B53BB" w:rsidRDefault="006B53BB" w:rsidP="006B53BB">
      <w:pPr>
        <w:pStyle w:val="NoSpacing"/>
      </w:pPr>
      <w:r>
        <w:t>-   On the one hand, the interaction of salience with geographic data is</w:t>
      </w:r>
    </w:p>
    <w:p w14:paraId="00029D5D" w14:textId="77777777" w:rsidR="006B53BB" w:rsidRDefault="006B53BB" w:rsidP="006B53BB">
      <w:pPr>
        <w:pStyle w:val="NoSpacing"/>
      </w:pPr>
      <w:r>
        <w:t xml:space="preserve">    descriptive rather than explanatory. It obviates the need for</w:t>
      </w:r>
    </w:p>
    <w:p w14:paraId="7F5BB998" w14:textId="77777777" w:rsidR="006B53BB" w:rsidRDefault="006B53BB" w:rsidP="006B53BB">
      <w:pPr>
        <w:pStyle w:val="NoSpacing"/>
      </w:pPr>
      <w:r>
        <w:t xml:space="preserve">    complex spatial analysis, privileging the latent nature of democracy</w:t>
      </w:r>
    </w:p>
    <w:p w14:paraId="7CEC00FD" w14:textId="77777777" w:rsidR="006B53BB" w:rsidRDefault="006B53BB" w:rsidP="006B53BB">
      <w:pPr>
        <w:pStyle w:val="NoSpacing"/>
      </w:pPr>
      <w:r>
        <w:t xml:space="preserve">    as interpreted by country experts.</w:t>
      </w:r>
    </w:p>
    <w:p w14:paraId="04EEF2F5" w14:textId="77777777" w:rsidR="006B53BB" w:rsidRDefault="006B53BB" w:rsidP="006B53BB">
      <w:pPr>
        <w:pStyle w:val="NoSpacing"/>
      </w:pPr>
    </w:p>
    <w:p w14:paraId="5DEB5D05" w14:textId="77777777" w:rsidR="006B53BB" w:rsidRDefault="006B53BB" w:rsidP="006B53BB">
      <w:pPr>
        <w:pStyle w:val="NoSpacing"/>
      </w:pPr>
      <w:r>
        <w:t xml:space="preserve">-   </w:t>
      </w:r>
      <w:commentRangeStart w:id="106"/>
      <w:r>
        <w:t>On the other hand, the estimations are heavily influenced by coder</w:t>
      </w:r>
    </w:p>
    <w:p w14:paraId="295C759D" w14:textId="77777777" w:rsidR="006B53BB" w:rsidRDefault="006B53BB" w:rsidP="006B53BB">
      <w:pPr>
        <w:pStyle w:val="NoSpacing"/>
      </w:pPr>
      <w:r>
        <w:t xml:space="preserve">    interpretations of complex concepts</w:t>
      </w:r>
      <w:commentRangeEnd w:id="106"/>
      <w:r w:rsidR="00C8685E">
        <w:rPr>
          <w:rStyle w:val="CommentReference"/>
        </w:rPr>
        <w:commentReference w:id="106"/>
      </w:r>
      <w:r>
        <w:t xml:space="preserve">. </w:t>
      </w:r>
      <w:commentRangeStart w:id="107"/>
      <w:r>
        <w:t>Some respondents may lack</w:t>
      </w:r>
    </w:p>
    <w:p w14:paraId="5B18D7FB" w14:textId="77777777" w:rsidR="006B53BB" w:rsidRDefault="006B53BB" w:rsidP="006B53BB">
      <w:pPr>
        <w:pStyle w:val="NoSpacing"/>
      </w:pPr>
      <w:r>
        <w:t xml:space="preserve">    confidence around a factor and respond negatively, selecting 0 to</w:t>
      </w:r>
    </w:p>
    <w:p w14:paraId="6322B11E" w14:textId="77777777" w:rsidR="006B53BB" w:rsidRDefault="006B53BB" w:rsidP="006B53BB">
      <w:pPr>
        <w:pStyle w:val="NoSpacing"/>
      </w:pPr>
      <w:r>
        <w:t xml:space="preserve">    signify "rejection" of the category rather than decidedness that a</w:t>
      </w:r>
    </w:p>
    <w:p w14:paraId="44F1AC2E" w14:textId="77777777" w:rsidR="006B53BB" w:rsidRDefault="006B53BB" w:rsidP="006B53BB">
      <w:pPr>
        <w:pStyle w:val="NoSpacing"/>
      </w:pPr>
      <w:r>
        <w:t xml:space="preserve">    factor is irrelevant.</w:t>
      </w:r>
      <w:commentRangeEnd w:id="107"/>
      <w:r w:rsidR="00C8685E">
        <w:rPr>
          <w:rStyle w:val="CommentReference"/>
        </w:rPr>
        <w:commentReference w:id="107"/>
      </w:r>
    </w:p>
    <w:p w14:paraId="06674A37" w14:textId="77777777" w:rsidR="006B53BB" w:rsidRDefault="006B53BB" w:rsidP="006B53BB">
      <w:pPr>
        <w:pStyle w:val="NoSpacing"/>
      </w:pPr>
    </w:p>
    <w:p w14:paraId="4396C9DE" w14:textId="77777777" w:rsidR="006B53BB" w:rsidRDefault="006B53BB" w:rsidP="006B53BB">
      <w:pPr>
        <w:pStyle w:val="NoSpacing"/>
      </w:pPr>
      <w:r>
        <w:t>Nonetheless, this procedure represents a meaningful and transparent</w:t>
      </w:r>
    </w:p>
    <w:p w14:paraId="0ACB11BC" w14:textId="77777777" w:rsidR="006B53BB" w:rsidRDefault="006B53BB" w:rsidP="006B53BB">
      <w:pPr>
        <w:pStyle w:val="NoSpacing"/>
      </w:pPr>
      <w:r>
        <w:t>approach to measuring subnational democracy. The transparency behind</w:t>
      </w:r>
    </w:p>
    <w:p w14:paraId="2B7402BC" w14:textId="77777777" w:rsidR="006B53BB" w:rsidRDefault="006B53BB" w:rsidP="006B53BB">
      <w:pPr>
        <w:pStyle w:val="NoSpacing"/>
      </w:pPr>
      <w:r>
        <w:t>this visualization procedure provides for validation and replication</w:t>
      </w:r>
    </w:p>
    <w:p w14:paraId="1C99AAEF" w14:textId="77777777" w:rsidR="006B53BB" w:rsidRDefault="006B53BB" w:rsidP="006B53BB">
      <w:pPr>
        <w:pStyle w:val="NoSpacing"/>
      </w:pPr>
      <w:r>
        <w:t>exercises. Once validated, these measures of subnational democracy can</w:t>
      </w:r>
    </w:p>
    <w:p w14:paraId="4E3F54FC" w14:textId="77777777" w:rsidR="006B53BB" w:rsidRDefault="006B53BB" w:rsidP="006B53BB">
      <w:pPr>
        <w:pStyle w:val="NoSpacing"/>
      </w:pPr>
      <w:r>
        <w:t>be used to test traditional hypotheses, such as whether development</w:t>
      </w:r>
    </w:p>
    <w:p w14:paraId="6EAC304B" w14:textId="77777777" w:rsidR="006B53BB" w:rsidRDefault="006B53BB" w:rsidP="006B53BB">
      <w:pPr>
        <w:pStyle w:val="NoSpacing"/>
      </w:pPr>
      <w:r>
        <w:t>outcomes in subnational units are correlated with free and fair</w:t>
      </w:r>
    </w:p>
    <w:p w14:paraId="5EC5AAE6" w14:textId="77777777" w:rsidR="006B53BB" w:rsidRDefault="006B53BB" w:rsidP="006B53BB">
      <w:pPr>
        <w:pStyle w:val="NoSpacing"/>
      </w:pPr>
      <w:r>
        <w:t>elections, or with the protection of civil liberties. We can use this</w:t>
      </w:r>
    </w:p>
    <w:p w14:paraId="603A2AEB" w14:textId="77777777" w:rsidR="006B53BB" w:rsidRDefault="006B53BB" w:rsidP="006B53BB">
      <w:pPr>
        <w:pStyle w:val="NoSpacing"/>
      </w:pPr>
      <w:r>
        <w:t>data to examine the degree to which democracy is weaker or stronger in</w:t>
      </w:r>
    </w:p>
    <w:p w14:paraId="328D72C2" w14:textId="77777777" w:rsidR="006B53BB" w:rsidRDefault="006B53BB" w:rsidP="006B53BB">
      <w:pPr>
        <w:pStyle w:val="NoSpacing"/>
      </w:pPr>
      <w:r>
        <w:t>areas with illicit activity and economic productivity, and how tightly</w:t>
      </w:r>
    </w:p>
    <w:p w14:paraId="777839D7" w14:textId="7C2D8890" w:rsidR="006B53BB" w:rsidRDefault="006B53BB" w:rsidP="006B53BB">
      <w:pPr>
        <w:pStyle w:val="NoSpacing"/>
      </w:pPr>
      <w:r>
        <w:t>these variables are linked together.</w:t>
      </w:r>
      <w:ins w:id="108" w:author="Michael Coppedge" w:date="2024-04-02T11:23:00Z">
        <w:r w:rsidR="00C8685E">
          <w:t xml:space="preserve"> The data could also be used as a dependent variable</w:t>
        </w:r>
      </w:ins>
      <w:ins w:id="109" w:author="Michael Coppedge" w:date="2024-04-02T11:24:00Z">
        <w:r w:rsidR="00C8685E">
          <w:t xml:space="preserve">, to test hypotheses about </w:t>
        </w:r>
      </w:ins>
      <w:ins w:id="110" w:author="Michael Coppedge" w:date="2024-04-02T11:25:00Z">
        <w:r w:rsidR="00C8685E">
          <w:t xml:space="preserve">the impact of terrain, rents, or other factors on </w:t>
        </w:r>
      </w:ins>
      <w:ins w:id="111" w:author="Michael Coppedge" w:date="2024-04-02T11:26:00Z">
        <w:r w:rsidR="00C8685E">
          <w:t xml:space="preserve">subnational democracy (McMann et al. 2018, Gervasoni 20??). </w:t>
        </w:r>
      </w:ins>
    </w:p>
    <w:p w14:paraId="5A4FE43D" w14:textId="77777777" w:rsidR="006B53BB" w:rsidRDefault="006B53BB" w:rsidP="006B53BB">
      <w:pPr>
        <w:pStyle w:val="NoSpacing"/>
      </w:pPr>
    </w:p>
    <w:p w14:paraId="45F3F12B" w14:textId="77777777" w:rsidR="006B53BB" w:rsidRDefault="006B53BB" w:rsidP="006B53BB">
      <w:pPr>
        <w:pStyle w:val="NoSpacing"/>
      </w:pPr>
      <w:r>
        <w:t># Background: V-Dem data</w:t>
      </w:r>
    </w:p>
    <w:p w14:paraId="3A77E5DF" w14:textId="77777777" w:rsidR="006B53BB" w:rsidRDefault="006B53BB" w:rsidP="006B53BB">
      <w:pPr>
        <w:pStyle w:val="NoSpacing"/>
      </w:pPr>
    </w:p>
    <w:p w14:paraId="24BA8164" w14:textId="77777777" w:rsidR="006B53BB" w:rsidRDefault="006B53BB" w:rsidP="006B53BB">
      <w:pPr>
        <w:pStyle w:val="NoSpacing"/>
      </w:pPr>
      <w:r>
        <w:t>In the V-Dem dataset, both Elections and Civil Liberties surveys contain</w:t>
      </w:r>
    </w:p>
    <w:p w14:paraId="2202A9F4" w14:textId="77777777" w:rsidR="006B53BB" w:rsidRDefault="006B53BB" w:rsidP="006B53BB">
      <w:pPr>
        <w:pStyle w:val="NoSpacing"/>
      </w:pPr>
      <w:r>
        <w:t xml:space="preserve">four questions related to subnational </w:t>
      </w:r>
      <w:proofErr w:type="gramStart"/>
      <w:r>
        <w:t>democracy[</w:t>
      </w:r>
      <w:proofErr w:type="gramEnd"/>
      <w:r>
        <w:t>^1]:</w:t>
      </w:r>
    </w:p>
    <w:p w14:paraId="5B3EBA33" w14:textId="77777777" w:rsidR="006B53BB" w:rsidRDefault="006B53BB" w:rsidP="006B53BB">
      <w:pPr>
        <w:pStyle w:val="NoSpacing"/>
      </w:pPr>
    </w:p>
    <w:p w14:paraId="107A1816" w14:textId="0D837DAD" w:rsidR="006B53BB" w:rsidRDefault="006B53BB" w:rsidP="006B53BB">
      <w:pPr>
        <w:pStyle w:val="NoSpacing"/>
      </w:pPr>
      <w:r>
        <w:t xml:space="preserve">[^1]: In the dataset, these questions </w:t>
      </w:r>
      <w:del w:id="112" w:author="Michael Coppedge" w:date="2024-04-02T11:26:00Z">
        <w:r w:rsidDel="00C8685E">
          <w:delText>are labeled</w:delText>
        </w:r>
      </w:del>
      <w:ins w:id="113" w:author="Michael Coppedge" w:date="2024-04-02T11:26:00Z">
        <w:r w:rsidR="00C8685E">
          <w:t xml:space="preserve">have the variable </w:t>
        </w:r>
      </w:ins>
      <w:ins w:id="114" w:author="Michael Coppedge" w:date="2024-04-02T11:27:00Z">
        <w:r w:rsidR="00C8685E">
          <w:t>names</w:t>
        </w:r>
      </w:ins>
      <w:del w:id="115" w:author="Michael Coppedge" w:date="2024-04-02T11:27:00Z">
        <w:r w:rsidDel="00C8685E">
          <w:delText>:</w:delText>
        </w:r>
      </w:del>
      <w:r>
        <w:t xml:space="preserve"> `v2elsnlfc`,</w:t>
      </w:r>
    </w:p>
    <w:p w14:paraId="36FACA80" w14:textId="77777777" w:rsidR="006B53BB" w:rsidRDefault="006B53BB" w:rsidP="006B53BB">
      <w:pPr>
        <w:pStyle w:val="NoSpacing"/>
      </w:pPr>
      <w:r>
        <w:t xml:space="preserve">    `v2elsnmrfc`, `v2clrgstch`, and `v2clrgwkch`, respectively. Note</w:t>
      </w:r>
    </w:p>
    <w:p w14:paraId="4E37676B" w14:textId="77777777" w:rsidR="006B53BB" w:rsidRDefault="006B53BB" w:rsidP="006B53BB">
      <w:pPr>
        <w:pStyle w:val="NoSpacing"/>
      </w:pPr>
      <w:r>
        <w:t xml:space="preserve">    that while these questions are complementary, they are framed to</w:t>
      </w:r>
    </w:p>
    <w:p w14:paraId="3E874252" w14:textId="77777777" w:rsidR="006B53BB" w:rsidRDefault="006B53BB" w:rsidP="006B53BB">
      <w:pPr>
        <w:pStyle w:val="NoSpacing"/>
      </w:pPr>
      <w:r>
        <w:t xml:space="preserve">    elicit an open range of responses.</w:t>
      </w:r>
    </w:p>
    <w:p w14:paraId="66082472" w14:textId="77777777" w:rsidR="006B53BB" w:rsidRDefault="006B53BB" w:rsidP="006B53BB">
      <w:pPr>
        <w:pStyle w:val="NoSpacing"/>
      </w:pPr>
    </w:p>
    <w:p w14:paraId="616B0F64" w14:textId="77777777" w:rsidR="006B53BB" w:rsidRDefault="006B53BB" w:rsidP="006B53BB">
      <w:pPr>
        <w:pStyle w:val="NoSpacing"/>
      </w:pPr>
      <w:r>
        <w:t>1.  *How would you describe the areas of the country in which elections</w:t>
      </w:r>
    </w:p>
    <w:p w14:paraId="633A5155" w14:textId="77777777" w:rsidR="006B53BB" w:rsidRDefault="006B53BB" w:rsidP="006B53BB">
      <w:pPr>
        <w:pStyle w:val="NoSpacing"/>
      </w:pPr>
      <w:r>
        <w:t xml:space="preserve">    are significantly less free and </w:t>
      </w:r>
      <w:proofErr w:type="gramStart"/>
      <w:r>
        <w:t>fair?*</w:t>
      </w:r>
      <w:proofErr w:type="gramEnd"/>
    </w:p>
    <w:p w14:paraId="4F4F1A32" w14:textId="77777777" w:rsidR="006B53BB" w:rsidRDefault="006B53BB" w:rsidP="006B53BB">
      <w:pPr>
        <w:pStyle w:val="NoSpacing"/>
      </w:pPr>
    </w:p>
    <w:p w14:paraId="28ACD4B8" w14:textId="77777777" w:rsidR="006B53BB" w:rsidRDefault="006B53BB" w:rsidP="006B53BB">
      <w:pPr>
        <w:pStyle w:val="NoSpacing"/>
      </w:pPr>
      <w:r>
        <w:t>2.  *How would you describe the areas of the country in which elections</w:t>
      </w:r>
    </w:p>
    <w:p w14:paraId="0969678C" w14:textId="77777777" w:rsidR="006B53BB" w:rsidRDefault="006B53BB" w:rsidP="006B53BB">
      <w:pPr>
        <w:pStyle w:val="NoSpacing"/>
      </w:pPr>
      <w:r>
        <w:t xml:space="preserve">    are significantly more free and </w:t>
      </w:r>
      <w:proofErr w:type="gramStart"/>
      <w:r>
        <w:t>fair?*</w:t>
      </w:r>
      <w:proofErr w:type="gramEnd"/>
    </w:p>
    <w:p w14:paraId="2BB60B06" w14:textId="77777777" w:rsidR="006B53BB" w:rsidRDefault="006B53BB" w:rsidP="006B53BB">
      <w:pPr>
        <w:pStyle w:val="NoSpacing"/>
      </w:pPr>
    </w:p>
    <w:p w14:paraId="01D1C29F" w14:textId="77777777" w:rsidR="006B53BB" w:rsidRDefault="006B53BB" w:rsidP="006B53BB">
      <w:pPr>
        <w:pStyle w:val="NoSpacing"/>
      </w:pPr>
      <w:r>
        <w:t>3.  *How would you describe the areas of the country where government</w:t>
      </w:r>
    </w:p>
    <w:p w14:paraId="6723EE47" w14:textId="77777777" w:rsidR="006B53BB" w:rsidRDefault="006B53BB" w:rsidP="006B53BB">
      <w:pPr>
        <w:pStyle w:val="NoSpacing"/>
      </w:pPr>
      <w:r>
        <w:t xml:space="preserve">    officials' respect for civil liberties is significantly </w:t>
      </w:r>
      <w:proofErr w:type="gramStart"/>
      <w:r>
        <w:t>stronger?*</w:t>
      </w:r>
      <w:proofErr w:type="gramEnd"/>
    </w:p>
    <w:p w14:paraId="6879138D" w14:textId="77777777" w:rsidR="006B53BB" w:rsidRDefault="006B53BB" w:rsidP="006B53BB">
      <w:pPr>
        <w:pStyle w:val="NoSpacing"/>
      </w:pPr>
    </w:p>
    <w:p w14:paraId="07EFFF70" w14:textId="77777777" w:rsidR="006B53BB" w:rsidRDefault="006B53BB" w:rsidP="006B53BB">
      <w:pPr>
        <w:pStyle w:val="NoSpacing"/>
      </w:pPr>
      <w:r>
        <w:t>4.  *How would you describe the areas of the country where government</w:t>
      </w:r>
    </w:p>
    <w:p w14:paraId="1D271ECB" w14:textId="77777777" w:rsidR="006B53BB" w:rsidRDefault="006B53BB" w:rsidP="006B53BB">
      <w:pPr>
        <w:pStyle w:val="NoSpacing"/>
      </w:pPr>
      <w:r>
        <w:t xml:space="preserve">    officials' respect for civil liberties is significantly </w:t>
      </w:r>
      <w:proofErr w:type="gramStart"/>
      <w:r>
        <w:t>weaker?*</w:t>
      </w:r>
      <w:proofErr w:type="gramEnd"/>
    </w:p>
    <w:p w14:paraId="00D50095" w14:textId="77777777" w:rsidR="006B53BB" w:rsidRDefault="006B53BB" w:rsidP="006B53BB">
      <w:pPr>
        <w:pStyle w:val="NoSpacing"/>
      </w:pPr>
    </w:p>
    <w:p w14:paraId="0683F567" w14:textId="77777777" w:rsidR="006B53BB" w:rsidRDefault="006B53BB" w:rsidP="006B53BB">
      <w:pPr>
        <w:pStyle w:val="NoSpacing"/>
      </w:pPr>
      <w:commentRangeStart w:id="116"/>
      <w:r>
        <w:t xml:space="preserve">On average, a total of five </w:t>
      </w:r>
      <w:commentRangeEnd w:id="116"/>
      <w:r w:rsidR="00C8685E">
        <w:rPr>
          <w:rStyle w:val="CommentReference"/>
        </w:rPr>
        <w:commentReference w:id="116"/>
      </w:r>
      <w:r>
        <w:t>country experts respond to these questions</w:t>
      </w:r>
    </w:p>
    <w:p w14:paraId="0F6A1669" w14:textId="77777777" w:rsidR="006B53BB" w:rsidRDefault="006B53BB" w:rsidP="006B53BB">
      <w:pPr>
        <w:pStyle w:val="NoSpacing"/>
      </w:pPr>
      <w:r>
        <w:t xml:space="preserve">by making dichotomous selections (0 = no, 1 = yes) across 21 </w:t>
      </w:r>
      <w:proofErr w:type="gramStart"/>
      <w:r>
        <w:t>individual</w:t>
      </w:r>
      <w:proofErr w:type="gramEnd"/>
    </w:p>
    <w:p w14:paraId="73EA7CA3" w14:textId="048A1019" w:rsidR="006B53BB" w:rsidRDefault="006B53BB" w:rsidP="006B53BB">
      <w:pPr>
        <w:pStyle w:val="NoSpacing"/>
      </w:pPr>
      <w:r>
        <w:t xml:space="preserve">variables. </w:t>
      </w:r>
      <w:ins w:id="117" w:author="Michael Coppedge" w:date="2024-04-02T11:57:00Z">
        <w:r w:rsidR="00DF7014">
          <w:t xml:space="preserve">[Insert table here. See below.] </w:t>
        </w:r>
      </w:ins>
      <w:proofErr w:type="gramStart"/>
      <w:r>
        <w:t>These</w:t>
      </w:r>
      <w:proofErr w:type="gramEnd"/>
      <w:r>
        <w:t xml:space="preserve"> refer to levels of </w:t>
      </w:r>
      <w:commentRangeStart w:id="118"/>
      <w:r>
        <w:t>rurality, economic development,</w:t>
      </w:r>
    </w:p>
    <w:p w14:paraId="05BC6685" w14:textId="77777777" w:rsidR="006B53BB" w:rsidRDefault="006B53BB" w:rsidP="006B53BB">
      <w:pPr>
        <w:pStyle w:val="NoSpacing"/>
      </w:pPr>
      <w:r>
        <w:t>urbanization, regional locations, civil unrest, illicit activity, sparse</w:t>
      </w:r>
    </w:p>
    <w:p w14:paraId="27B5B830" w14:textId="77777777" w:rsidR="006B53BB" w:rsidRDefault="006B53BB" w:rsidP="006B53BB">
      <w:pPr>
        <w:pStyle w:val="NoSpacing"/>
      </w:pPr>
      <w:r>
        <w:t>populations, difficult access, indigenous areas, support for national</w:t>
      </w:r>
    </w:p>
    <w:p w14:paraId="0167C1F0" w14:textId="77777777" w:rsidR="006B53BB" w:rsidRDefault="006B53BB" w:rsidP="006B53BB">
      <w:pPr>
        <w:pStyle w:val="NoSpacing"/>
      </w:pPr>
      <w:r>
        <w:t>ruling parties, and colonial rule.</w:t>
      </w:r>
      <w:commentRangeEnd w:id="118"/>
      <w:r w:rsidR="00C8685E">
        <w:rPr>
          <w:rStyle w:val="CommentReference"/>
        </w:rPr>
        <w:commentReference w:id="118"/>
      </w:r>
      <w:r>
        <w:t xml:space="preserve"> Experts may also provide text</w:t>
      </w:r>
    </w:p>
    <w:p w14:paraId="0487C605" w14:textId="77777777" w:rsidR="006B53BB" w:rsidRDefault="006B53BB" w:rsidP="006B53BB">
      <w:pPr>
        <w:pStyle w:val="NoSpacing"/>
      </w:pPr>
      <w:r>
        <w:t>comments that clarify their selections.</w:t>
      </w:r>
    </w:p>
    <w:p w14:paraId="67C45946" w14:textId="77777777" w:rsidR="006B53BB" w:rsidRDefault="006B53BB" w:rsidP="006B53BB">
      <w:pPr>
        <w:pStyle w:val="NoSpacing"/>
      </w:pPr>
    </w:p>
    <w:p w14:paraId="72A1C540" w14:textId="77777777" w:rsidR="006B53BB" w:rsidRDefault="006B53BB" w:rsidP="006B53BB">
      <w:pPr>
        <w:pStyle w:val="NoSpacing"/>
      </w:pPr>
      <w:r>
        <w:t>The selections are then aggregated by coders to calculate the proportion</w:t>
      </w:r>
    </w:p>
    <w:p w14:paraId="43191BA4" w14:textId="77777777" w:rsidR="006B53BB" w:rsidRDefault="006B53BB" w:rsidP="006B53BB">
      <w:pPr>
        <w:pStyle w:val="NoSpacing"/>
      </w:pPr>
      <w:r>
        <w:t>of expert responses that selected "1" for a given variable. The results</w:t>
      </w:r>
    </w:p>
    <w:p w14:paraId="354631EE" w14:textId="77777777" w:rsidR="006B53BB" w:rsidRDefault="006B53BB" w:rsidP="006B53BB">
      <w:pPr>
        <w:pStyle w:val="NoSpacing"/>
      </w:pPr>
      <w:r>
        <w:t>are country-year proportional scores for each variable between 0-1.</w:t>
      </w:r>
    </w:p>
    <w:p w14:paraId="60F638A6" w14:textId="77777777" w:rsidR="006B53BB" w:rsidRDefault="006B53BB" w:rsidP="006B53BB">
      <w:pPr>
        <w:pStyle w:val="NoSpacing"/>
      </w:pPr>
      <w:r>
        <w:t>These proportional scores reflect the degree of agreement or</w:t>
      </w:r>
    </w:p>
    <w:p w14:paraId="60E81331" w14:textId="77777777" w:rsidR="006B53BB" w:rsidRDefault="006B53BB" w:rsidP="006B53BB">
      <w:pPr>
        <w:pStyle w:val="NoSpacing"/>
      </w:pPr>
      <w:r>
        <w:lastRenderedPageBreak/>
        <w:t>disagreement around the relevance of some background concepts</w:t>
      </w:r>
    </w:p>
    <w:p w14:paraId="4235254E" w14:textId="77777777" w:rsidR="006B53BB" w:rsidRDefault="006B53BB" w:rsidP="006B53BB">
      <w:pPr>
        <w:pStyle w:val="NoSpacing"/>
      </w:pPr>
      <w:r>
        <w:t>conditioning subnational elections or civil liberties. For example, a</w:t>
      </w:r>
    </w:p>
    <w:p w14:paraId="0BE4E766" w14:textId="77777777" w:rsidR="006B53BB" w:rsidRDefault="006B53BB" w:rsidP="006B53BB">
      <w:pPr>
        <w:pStyle w:val="NoSpacing"/>
      </w:pPr>
      <w:r>
        <w:t xml:space="preserve">proportional score of 0.8 suggests that </w:t>
      </w:r>
      <w:commentRangeStart w:id="119"/>
      <w:r>
        <w:t xml:space="preserve">8 out of 10 </w:t>
      </w:r>
      <w:commentRangeEnd w:id="119"/>
      <w:r w:rsidR="00C8685E">
        <w:rPr>
          <w:rStyle w:val="CommentReference"/>
        </w:rPr>
        <w:commentReference w:id="119"/>
      </w:r>
      <w:r>
        <w:t>experts agree that</w:t>
      </w:r>
    </w:p>
    <w:p w14:paraId="678DE129" w14:textId="77777777" w:rsidR="006B53BB" w:rsidRDefault="006B53BB" w:rsidP="006B53BB">
      <w:pPr>
        <w:pStyle w:val="NoSpacing"/>
      </w:pPr>
      <w:r>
        <w:t>more economically developed areas have stronger civil liberties.</w:t>
      </w:r>
    </w:p>
    <w:p w14:paraId="4903C912" w14:textId="77777777" w:rsidR="006B53BB" w:rsidRDefault="006B53BB" w:rsidP="006B53BB">
      <w:pPr>
        <w:pStyle w:val="NoSpacing"/>
      </w:pPr>
    </w:p>
    <w:p w14:paraId="314595F3" w14:textId="77777777" w:rsidR="006B53BB" w:rsidRDefault="006B53BB" w:rsidP="006B53BB">
      <w:pPr>
        <w:pStyle w:val="NoSpacing"/>
      </w:pPr>
      <w:r>
        <w:t>## Uncertainty</w:t>
      </w:r>
    </w:p>
    <w:p w14:paraId="55966005" w14:textId="77777777" w:rsidR="006B53BB" w:rsidRDefault="006B53BB" w:rsidP="006B53BB">
      <w:pPr>
        <w:pStyle w:val="NoSpacing"/>
      </w:pPr>
    </w:p>
    <w:p w14:paraId="04EE8A5E" w14:textId="77777777" w:rsidR="006B53BB" w:rsidRDefault="006B53BB" w:rsidP="006B53BB">
      <w:pPr>
        <w:pStyle w:val="NoSpacing"/>
      </w:pPr>
      <w:r>
        <w:t>V-Dem's subnational survey items encompass a wide range of background</w:t>
      </w:r>
    </w:p>
    <w:p w14:paraId="4E3EF6DD" w14:textId="77777777" w:rsidR="006B53BB" w:rsidRDefault="006B53BB" w:rsidP="006B53BB">
      <w:pPr>
        <w:pStyle w:val="NoSpacing"/>
      </w:pPr>
      <w:r>
        <w:t>concepts, from geographic features (e.g., regions) to social phenomena</w:t>
      </w:r>
    </w:p>
    <w:p w14:paraId="60915765" w14:textId="77777777" w:rsidR="006B53BB" w:rsidRDefault="006B53BB" w:rsidP="006B53BB">
      <w:pPr>
        <w:pStyle w:val="NoSpacing"/>
      </w:pPr>
      <w:r>
        <w:t>(e.g., illicit activities), that may factor into or characterize</w:t>
      </w:r>
    </w:p>
    <w:p w14:paraId="42D2B919" w14:textId="3C578E45" w:rsidR="006B53BB" w:rsidDel="00AB4D66" w:rsidRDefault="006B53BB" w:rsidP="00AB4D66">
      <w:pPr>
        <w:pStyle w:val="NoSpacing"/>
        <w:rPr>
          <w:del w:id="120" w:author="Michael Coppedge" w:date="2024-04-02T11:31:00Z"/>
        </w:rPr>
      </w:pPr>
      <w:r>
        <w:t xml:space="preserve">subnational democracy. The complexity of these concepts produces </w:t>
      </w:r>
      <w:del w:id="121" w:author="Michael Coppedge" w:date="2024-04-02T11:31:00Z">
        <w:r w:rsidDel="00AB4D66">
          <w:delText>a high</w:delText>
        </w:r>
      </w:del>
    </w:p>
    <w:p w14:paraId="2913D424" w14:textId="05F9B693" w:rsidR="006B53BB" w:rsidRDefault="006B53BB" w:rsidP="00AB4D66">
      <w:pPr>
        <w:pStyle w:val="NoSpacing"/>
        <w:pPrChange w:id="122" w:author="Michael Coppedge" w:date="2024-04-02T11:31:00Z">
          <w:pPr>
            <w:pStyle w:val="NoSpacing"/>
          </w:pPr>
        </w:pPrChange>
      </w:pPr>
      <w:del w:id="123" w:author="Michael Coppedge" w:date="2024-04-02T11:31:00Z">
        <w:r w:rsidDel="00AB4D66">
          <w:delText xml:space="preserve">degree of </w:delText>
        </w:r>
      </w:del>
      <w:r>
        <w:t>uncertainty around experts' interpretations and how they apply</w:t>
      </w:r>
    </w:p>
    <w:p w14:paraId="78BE3DAB" w14:textId="77777777" w:rsidR="006B53BB" w:rsidRDefault="006B53BB" w:rsidP="006B53BB">
      <w:pPr>
        <w:pStyle w:val="NoSpacing"/>
      </w:pPr>
      <w:r>
        <w:t>to the country in question. Moreover, some dichotomized concepts in the</w:t>
      </w:r>
    </w:p>
    <w:p w14:paraId="3550CC19" w14:textId="77777777" w:rsidR="006B53BB" w:rsidRDefault="006B53BB" w:rsidP="006B53BB">
      <w:pPr>
        <w:pStyle w:val="NoSpacing"/>
      </w:pPr>
      <w:r>
        <w:t>survey, such as "high/low economic development" or "strong/weak support</w:t>
      </w:r>
    </w:p>
    <w:p w14:paraId="77B2A209" w14:textId="77777777" w:rsidR="006B53BB" w:rsidRDefault="006B53BB" w:rsidP="006B53BB">
      <w:pPr>
        <w:pStyle w:val="NoSpacing"/>
      </w:pPr>
      <w:r>
        <w:t>for ruling parties", are best measured by continuous variables, such as</w:t>
      </w:r>
    </w:p>
    <w:p w14:paraId="1AFF3400" w14:textId="77777777" w:rsidR="006B53BB" w:rsidRDefault="006B53BB" w:rsidP="006B53BB">
      <w:pPr>
        <w:pStyle w:val="NoSpacing"/>
      </w:pPr>
      <w:r>
        <w:t>GDP per capita or margin of victory. Respondents, however, must apply</w:t>
      </w:r>
    </w:p>
    <w:p w14:paraId="4B7A99E0" w14:textId="77777777" w:rsidR="006B53BB" w:rsidRDefault="006B53BB" w:rsidP="006B53BB">
      <w:pPr>
        <w:pStyle w:val="NoSpacing"/>
      </w:pPr>
      <w:r>
        <w:t>arbitrary thresholds to dichotomize these concepts, producing simplified</w:t>
      </w:r>
    </w:p>
    <w:p w14:paraId="396DF0DB" w14:textId="77777777" w:rsidR="006B53BB" w:rsidRDefault="006B53BB" w:rsidP="006B53BB">
      <w:pPr>
        <w:pStyle w:val="NoSpacing"/>
      </w:pPr>
      <w:r>
        <w:t>generalizations.</w:t>
      </w:r>
    </w:p>
    <w:p w14:paraId="49BDCA2A" w14:textId="77777777" w:rsidR="006B53BB" w:rsidRDefault="006B53BB" w:rsidP="006B53BB">
      <w:pPr>
        <w:pStyle w:val="NoSpacing"/>
      </w:pPr>
    </w:p>
    <w:p w14:paraId="1101877A" w14:textId="77777777" w:rsidR="006B53BB" w:rsidRDefault="006B53BB" w:rsidP="006B53BB">
      <w:pPr>
        <w:pStyle w:val="NoSpacing"/>
      </w:pPr>
      <w:r>
        <w:t>Fundamentally, mapping subnational democracy faces many issues of</w:t>
      </w:r>
    </w:p>
    <w:p w14:paraId="02B6FB1C" w14:textId="77777777" w:rsidR="006B53BB" w:rsidRDefault="006B53BB" w:rsidP="006B53BB">
      <w:pPr>
        <w:pStyle w:val="NoSpacing"/>
      </w:pPr>
      <w:r>
        <w:t>measurement validity, what @adcockMeasurementValidityShared2001</w:t>
      </w:r>
    </w:p>
    <w:p w14:paraId="40CC25F5" w14:textId="77777777" w:rsidR="006B53BB" w:rsidRDefault="006B53BB" w:rsidP="006B53BB">
      <w:pPr>
        <w:pStyle w:val="NoSpacing"/>
      </w:pPr>
      <w:r>
        <w:t>characterize as the movement between background concepts and</w:t>
      </w:r>
    </w:p>
    <w:p w14:paraId="72D8F81A" w14:textId="77777777" w:rsidR="006B53BB" w:rsidRDefault="006B53BB" w:rsidP="006B53BB">
      <w:pPr>
        <w:pStyle w:val="NoSpacing"/>
      </w:pPr>
      <w:r>
        <w:t>observations.</w:t>
      </w:r>
    </w:p>
    <w:p w14:paraId="08B2F4F6" w14:textId="77777777" w:rsidR="006B53BB" w:rsidRDefault="006B53BB" w:rsidP="006B53BB">
      <w:pPr>
        <w:pStyle w:val="NoSpacing"/>
      </w:pPr>
    </w:p>
    <w:p w14:paraId="546C2A0D" w14:textId="77777777" w:rsidR="006B53BB" w:rsidRDefault="006B53BB" w:rsidP="006B53BB">
      <w:pPr>
        <w:pStyle w:val="NoSpacing"/>
      </w:pPr>
      <w:r>
        <w:t>-   In mapping these concepts, the procedure outlined in this paper uses</w:t>
      </w:r>
    </w:p>
    <w:p w14:paraId="549626C3" w14:textId="77777777" w:rsidR="006B53BB" w:rsidRDefault="006B53BB" w:rsidP="006B53BB">
      <w:pPr>
        <w:pStyle w:val="NoSpacing"/>
      </w:pPr>
      <w:r>
        <w:t xml:space="preserve">    simple definitions and systematizes them by selecting one or two</w:t>
      </w:r>
    </w:p>
    <w:p w14:paraId="1F59F237" w14:textId="77777777" w:rsidR="006B53BB" w:rsidRDefault="006B53BB" w:rsidP="006B53BB">
      <w:pPr>
        <w:pStyle w:val="NoSpacing"/>
      </w:pPr>
      <w:r>
        <w:t xml:space="preserve">    principal indicators for each response.</w:t>
      </w:r>
    </w:p>
    <w:p w14:paraId="58ADE69F" w14:textId="77777777" w:rsidR="006B53BB" w:rsidRDefault="006B53BB" w:rsidP="006B53BB">
      <w:pPr>
        <w:pStyle w:val="NoSpacing"/>
      </w:pPr>
    </w:p>
    <w:p w14:paraId="227535E9" w14:textId="77777777" w:rsidR="006B53BB" w:rsidRDefault="006B53BB" w:rsidP="006B53BB">
      <w:pPr>
        <w:pStyle w:val="NoSpacing"/>
      </w:pPr>
      <w:r>
        <w:t xml:space="preserve">-   </w:t>
      </w:r>
      <w:commentRangeStart w:id="124"/>
      <w:r>
        <w:t>Rather than discount alternative systematizations, our objective is</w:t>
      </w:r>
    </w:p>
    <w:p w14:paraId="05A1DE73" w14:textId="77777777" w:rsidR="006B53BB" w:rsidRDefault="006B53BB" w:rsidP="006B53BB">
      <w:pPr>
        <w:pStyle w:val="NoSpacing"/>
      </w:pPr>
      <w:r>
        <w:t xml:space="preserve">    to visualize the layering of these indicators that characterize</w:t>
      </w:r>
    </w:p>
    <w:p w14:paraId="2DDF9B19" w14:textId="77777777" w:rsidR="006B53BB" w:rsidRDefault="006B53BB" w:rsidP="006B53BB">
      <w:pPr>
        <w:pStyle w:val="NoSpacing"/>
      </w:pPr>
      <w:r>
        <w:t xml:space="preserve">    subnational democracy in a given context, and therefore prioritize</w:t>
      </w:r>
    </w:p>
    <w:p w14:paraId="764DE632" w14:textId="77777777" w:rsidR="006B53BB" w:rsidRDefault="006B53BB" w:rsidP="006B53BB">
      <w:pPr>
        <w:pStyle w:val="NoSpacing"/>
      </w:pPr>
      <w:r>
        <w:t xml:space="preserve">    reliable over valid measurements.</w:t>
      </w:r>
      <w:commentRangeEnd w:id="124"/>
      <w:r w:rsidR="00AB4D66">
        <w:rPr>
          <w:rStyle w:val="CommentReference"/>
        </w:rPr>
        <w:commentReference w:id="124"/>
      </w:r>
    </w:p>
    <w:p w14:paraId="2584FD62" w14:textId="77777777" w:rsidR="006B53BB" w:rsidRDefault="006B53BB" w:rsidP="006B53BB">
      <w:pPr>
        <w:pStyle w:val="NoSpacing"/>
      </w:pPr>
    </w:p>
    <w:p w14:paraId="79F95DC2" w14:textId="77777777" w:rsidR="006B53BB" w:rsidRDefault="006B53BB" w:rsidP="006B53BB">
      <w:pPr>
        <w:pStyle w:val="NoSpacing"/>
      </w:pPr>
      <w:r>
        <w:t># Concepts, measures, and scores</w:t>
      </w:r>
    </w:p>
    <w:p w14:paraId="6E8ECE6A" w14:textId="436E9B86" w:rsidR="006B53BB" w:rsidRDefault="006B53BB" w:rsidP="006B53BB">
      <w:pPr>
        <w:pStyle w:val="NoSpacing"/>
        <w:rPr>
          <w:ins w:id="125" w:author="Michael Coppedge" w:date="2024-04-02T12:02:00Z"/>
        </w:rPr>
      </w:pPr>
    </w:p>
    <w:p w14:paraId="05512F83" w14:textId="1F8478B7" w:rsidR="00ED5C5E" w:rsidDel="00ED5C5E" w:rsidRDefault="00ED5C5E" w:rsidP="006B53BB">
      <w:pPr>
        <w:pStyle w:val="NoSpacing"/>
        <w:rPr>
          <w:del w:id="126" w:author="Michael Coppedge" w:date="2024-04-02T12:08:00Z"/>
        </w:rPr>
      </w:pPr>
      <w:ins w:id="127" w:author="Michael Coppedge" w:date="2024-04-02T12:02:00Z">
        <w:r>
          <w:t>The V-Dem variables yield information ab</w:t>
        </w:r>
      </w:ins>
      <w:ins w:id="128" w:author="Michael Coppedge" w:date="2024-04-02T12:03:00Z">
        <w:r>
          <w:t xml:space="preserve">out the degree to which country experts agree that certain criteria are useful for distinguish more-democratic from less-democratic areas of the country in each year. </w:t>
        </w:r>
      </w:ins>
      <w:ins w:id="129" w:author="Michael Coppedge" w:date="2024-04-02T12:04:00Z">
        <w:r>
          <w:t xml:space="preserve">Other data are needed to assess </w:t>
        </w:r>
      </w:ins>
      <w:ins w:id="130" w:author="Michael Coppedge" w:date="2024-04-02T12:05:00Z">
        <w:r>
          <w:t xml:space="preserve">the degree to which geographic areas of the country possess each of those criteria. By combining the </w:t>
        </w:r>
      </w:ins>
      <w:ins w:id="131" w:author="Michael Coppedge" w:date="2024-04-02T12:06:00Z">
        <w:r>
          <w:t>information from V-Dem with the geographic information, we can generate geocoded measures of the d</w:t>
        </w:r>
      </w:ins>
      <w:ins w:id="132" w:author="Michael Coppedge" w:date="2024-04-02T12:07:00Z">
        <w:r>
          <w:t xml:space="preserve">egree to which each area possesses attributes that experts believe are indicative of more or less democracy. </w:t>
        </w:r>
      </w:ins>
    </w:p>
    <w:p w14:paraId="7791AAEC" w14:textId="77777777" w:rsidR="006B53BB" w:rsidRDefault="006B53BB" w:rsidP="006B53BB">
      <w:pPr>
        <w:pStyle w:val="NoSpacing"/>
      </w:pPr>
      <w:r>
        <w:t>This mapping procedure involves multiple stages, from the</w:t>
      </w:r>
    </w:p>
    <w:p w14:paraId="2A5707A9" w14:textId="77777777" w:rsidR="006B53BB" w:rsidRDefault="006B53BB" w:rsidP="006B53BB">
      <w:pPr>
        <w:pStyle w:val="NoSpacing"/>
      </w:pPr>
      <w:r>
        <w:t>systematization of concepts with explicit definitions, to the assignment</w:t>
      </w:r>
    </w:p>
    <w:p w14:paraId="67CDB5D5" w14:textId="77777777" w:rsidR="006B53BB" w:rsidRDefault="006B53BB" w:rsidP="006B53BB">
      <w:pPr>
        <w:pStyle w:val="NoSpacing"/>
      </w:pPr>
      <w:r>
        <w:t>of measures based on coder responses, and finally the identification of</w:t>
      </w:r>
    </w:p>
    <w:p w14:paraId="59C5AB9B" w14:textId="77777777" w:rsidR="006B53BB" w:rsidRDefault="006B53BB" w:rsidP="006B53BB">
      <w:pPr>
        <w:pStyle w:val="NoSpacing"/>
      </w:pPr>
      <w:r>
        <w:t>subnational "scores" based on these measures.</w:t>
      </w:r>
    </w:p>
    <w:p w14:paraId="0F55437C" w14:textId="77777777" w:rsidR="006B53BB" w:rsidRDefault="006B53BB" w:rsidP="006B53BB">
      <w:pPr>
        <w:pStyle w:val="NoSpacing"/>
      </w:pPr>
    </w:p>
    <w:p w14:paraId="550AAE48" w14:textId="77777777" w:rsidR="006B53BB" w:rsidRDefault="006B53BB" w:rsidP="006B53BB">
      <w:pPr>
        <w:pStyle w:val="NoSpacing"/>
      </w:pPr>
      <w:r>
        <w:t>## Systematizing concepts</w:t>
      </w:r>
    </w:p>
    <w:p w14:paraId="15CCEFE1" w14:textId="77777777" w:rsidR="006B53BB" w:rsidRDefault="006B53BB" w:rsidP="006B53BB">
      <w:pPr>
        <w:pStyle w:val="NoSpacing"/>
      </w:pPr>
    </w:p>
    <w:p w14:paraId="721B378B" w14:textId="77777777" w:rsidR="006B53BB" w:rsidRDefault="006B53BB" w:rsidP="006B53BB">
      <w:pPr>
        <w:pStyle w:val="NoSpacing"/>
      </w:pPr>
      <w:r>
        <w:lastRenderedPageBreak/>
        <w:t xml:space="preserve">First, subnational V-Dem variables must be defined at </w:t>
      </w:r>
      <w:commentRangeStart w:id="133"/>
      <w:r>
        <w:t>"zero order</w:t>
      </w:r>
    </w:p>
    <w:p w14:paraId="192EC12A" w14:textId="77777777" w:rsidR="006B53BB" w:rsidRDefault="006B53BB" w:rsidP="006B53BB">
      <w:pPr>
        <w:pStyle w:val="NoSpacing"/>
      </w:pPr>
      <w:r>
        <w:t>complexity" (@coppedgeThickeningThinConcepts1999</w:t>
      </w:r>
      <w:commentRangeEnd w:id="133"/>
      <w:r w:rsidR="00AB4D66">
        <w:rPr>
          <w:rStyle w:val="CommentReference"/>
        </w:rPr>
        <w:commentReference w:id="133"/>
      </w:r>
      <w:r>
        <w:t>), balancing</w:t>
      </w:r>
    </w:p>
    <w:p w14:paraId="31B530DD" w14:textId="77777777" w:rsidR="006B53BB" w:rsidRDefault="006B53BB" w:rsidP="006B53BB">
      <w:pPr>
        <w:pStyle w:val="NoSpacing"/>
      </w:pPr>
      <w:r>
        <w:t>cross-national and context-based interpretations.</w:t>
      </w:r>
    </w:p>
    <w:p w14:paraId="0F206881" w14:textId="77777777" w:rsidR="006B53BB" w:rsidRDefault="006B53BB" w:rsidP="006B53BB">
      <w:pPr>
        <w:pStyle w:val="NoSpacing"/>
      </w:pPr>
    </w:p>
    <w:p w14:paraId="6955C4A6" w14:textId="77777777" w:rsidR="006B53BB" w:rsidRDefault="006B53BB" w:rsidP="006B53BB">
      <w:pPr>
        <w:pStyle w:val="NoSpacing"/>
      </w:pPr>
      <w:r>
        <w:t>On the one hand, the cross-national nature of V-Dem surveys require the</w:t>
      </w:r>
    </w:p>
    <w:p w14:paraId="1A65FF74" w14:textId="77777777" w:rsidR="006B53BB" w:rsidRDefault="006B53BB" w:rsidP="006B53BB">
      <w:pPr>
        <w:pStyle w:val="NoSpacing"/>
      </w:pPr>
      <w:r>
        <w:t>use of general rather than specific background concepts for measurement.</w:t>
      </w:r>
    </w:p>
    <w:p w14:paraId="5605D53D" w14:textId="77777777" w:rsidR="006B53BB" w:rsidRDefault="006B53BB" w:rsidP="006B53BB">
      <w:pPr>
        <w:pStyle w:val="NoSpacing"/>
      </w:pPr>
      <w:r>
        <w:t>For example, to assess the quality of subnational elections, the expert</w:t>
      </w:r>
    </w:p>
    <w:p w14:paraId="38D265AB" w14:textId="2E587F0A" w:rsidR="006B53BB" w:rsidRDefault="006B53BB" w:rsidP="006B53BB">
      <w:pPr>
        <w:pStyle w:val="NoSpacing"/>
      </w:pPr>
      <w:r>
        <w:t xml:space="preserve">survey respondent is asked to consider </w:t>
      </w:r>
      <w:del w:id="134" w:author="Michael Coppedge" w:date="2024-04-02T11:36:00Z">
        <w:r w:rsidDel="00AB4D66">
          <w:delText>the impact of</w:delText>
        </w:r>
      </w:del>
      <w:ins w:id="135" w:author="Michael Coppedge" w:date="2024-04-02T11:36:00Z">
        <w:r w:rsidR="00AB4D66">
          <w:t xml:space="preserve">whether levels of democracy </w:t>
        </w:r>
      </w:ins>
      <w:ins w:id="136" w:author="Michael Coppedge" w:date="2024-04-02T11:37:00Z">
        <w:r w:rsidR="00AB4D66">
          <w:t xml:space="preserve">at the subnational level </w:t>
        </w:r>
      </w:ins>
      <w:ins w:id="137" w:author="Michael Coppedge" w:date="2024-04-02T11:36:00Z">
        <w:r w:rsidR="00AB4D66">
          <w:t xml:space="preserve">correspond to levels of </w:t>
        </w:r>
      </w:ins>
      <w:ins w:id="138" w:author="Michael Coppedge" w:date="2024-04-02T11:37:00Z">
        <w:r w:rsidR="00AB4D66">
          <w:t>subnational</w:t>
        </w:r>
      </w:ins>
      <w:r>
        <w:t xml:space="preserve"> "economic</w:t>
      </w:r>
    </w:p>
    <w:p w14:paraId="7A932929" w14:textId="0AB5F78A" w:rsidR="006B53BB" w:rsidRDefault="006B53BB" w:rsidP="006B53BB">
      <w:pPr>
        <w:pStyle w:val="NoSpacing"/>
      </w:pPr>
      <w:r>
        <w:t>development</w:t>
      </w:r>
      <w:ins w:id="139" w:author="Michael Coppedge" w:date="2024-04-02T11:37:00Z">
        <w:r w:rsidR="00AB4D66">
          <w:t>.</w:t>
        </w:r>
      </w:ins>
      <w:r>
        <w:t>"</w:t>
      </w:r>
      <w:del w:id="140" w:author="Michael Coppedge" w:date="2024-04-02T11:37:00Z">
        <w:r w:rsidDel="00AB4D66">
          <w:delText xml:space="preserve"> writ large across the country</w:delText>
        </w:r>
      </w:del>
      <w:r>
        <w:t>. The question does not</w:t>
      </w:r>
    </w:p>
    <w:p w14:paraId="7A9EF424" w14:textId="5D34DEDD" w:rsidR="006B53BB" w:rsidDel="00837B22" w:rsidRDefault="006B53BB" w:rsidP="00837B22">
      <w:pPr>
        <w:pStyle w:val="NoSpacing"/>
        <w:rPr>
          <w:del w:id="141" w:author="Michael Coppedge" w:date="2024-04-02T11:43:00Z"/>
        </w:rPr>
      </w:pPr>
      <w:r>
        <w:t>specify a definition or threshold of development</w:t>
      </w:r>
      <w:ins w:id="142" w:author="Michael Coppedge" w:date="2024-04-02T11:42:00Z">
        <w:r w:rsidR="00837B22">
          <w:t xml:space="preserve"> and therefore allows country experts to choose their own definiti</w:t>
        </w:r>
      </w:ins>
      <w:ins w:id="143" w:author="Michael Coppedge" w:date="2024-04-02T11:43:00Z">
        <w:r w:rsidR="00837B22">
          <w:t>on of “economic development” and their own threshold of development that would distinguish areas with more democracy from areas with less</w:t>
        </w:r>
      </w:ins>
      <w:r>
        <w:t xml:space="preserve">. </w:t>
      </w:r>
      <w:del w:id="144" w:author="Michael Coppedge" w:date="2024-04-02T11:43:00Z">
        <w:r w:rsidDel="00837B22">
          <w:delText>Instead, the question</w:delText>
        </w:r>
      </w:del>
    </w:p>
    <w:p w14:paraId="3F08F8CC" w14:textId="5056B8DF" w:rsidR="006B53BB" w:rsidRDefault="006B53BB" w:rsidP="00837B22">
      <w:pPr>
        <w:pStyle w:val="NoSpacing"/>
        <w:pPrChange w:id="145" w:author="Michael Coppedge" w:date="2024-04-02T11:43:00Z">
          <w:pPr>
            <w:pStyle w:val="NoSpacing"/>
          </w:pPr>
        </w:pPrChange>
      </w:pPr>
      <w:del w:id="146" w:author="Michael Coppedge" w:date="2024-04-02T11:43:00Z">
        <w:r w:rsidDel="00837B22">
          <w:delText xml:space="preserve">allows for more than one interpretation. </w:delText>
        </w:r>
      </w:del>
      <w:del w:id="147" w:author="Michael Coppedge" w:date="2024-04-02T11:40:00Z">
        <w:r w:rsidDel="00AB4D66">
          <w:delText>To ameliorate bias, the</w:delText>
        </w:r>
      </w:del>
      <w:ins w:id="148" w:author="Michael Coppedge" w:date="2024-04-02T11:40:00Z">
        <w:r w:rsidR="00AB4D66">
          <w:t>The</w:t>
        </w:r>
      </w:ins>
      <w:r>
        <w:t xml:space="preserve"> final</w:t>
      </w:r>
    </w:p>
    <w:p w14:paraId="563D7D5B" w14:textId="1269CD7A" w:rsidR="006B53BB" w:rsidRDefault="006B53BB" w:rsidP="006B53BB">
      <w:pPr>
        <w:pStyle w:val="NoSpacing"/>
      </w:pPr>
      <w:r>
        <w:t xml:space="preserve">country-year score for this indicator </w:t>
      </w:r>
      <w:del w:id="149" w:author="Michael Coppedge" w:date="2024-04-02T11:40:00Z">
        <w:r w:rsidDel="00AB4D66">
          <w:delText xml:space="preserve">is </w:delText>
        </w:r>
      </w:del>
      <w:ins w:id="150" w:author="Michael Coppedge" w:date="2024-04-02T11:40:00Z">
        <w:r w:rsidR="00AB4D66">
          <w:t>reports only</w:t>
        </w:r>
        <w:r w:rsidR="00AB4D66">
          <w:t xml:space="preserve"> </w:t>
        </w:r>
      </w:ins>
      <w:r>
        <w:t>the proportion of respondents</w:t>
      </w:r>
    </w:p>
    <w:p w14:paraId="0FFEDE55" w14:textId="578801B4" w:rsidR="006B53BB" w:rsidDel="00AB4D66" w:rsidRDefault="006B53BB" w:rsidP="00AB4D66">
      <w:pPr>
        <w:pStyle w:val="NoSpacing"/>
        <w:rPr>
          <w:del w:id="151" w:author="Michael Coppedge" w:date="2024-04-02T11:38:00Z"/>
        </w:rPr>
      </w:pPr>
      <w:r>
        <w:t xml:space="preserve">that </w:t>
      </w:r>
      <w:del w:id="152" w:author="Michael Coppedge" w:date="2024-04-02T11:40:00Z">
        <w:r w:rsidDel="00837B22">
          <w:delText>made the same assessment</w:delText>
        </w:r>
      </w:del>
      <w:ins w:id="153" w:author="Michael Coppedge" w:date="2024-04-02T11:40:00Z">
        <w:r w:rsidR="00837B22">
          <w:t>chose</w:t>
        </w:r>
      </w:ins>
      <w:ins w:id="154" w:author="Michael Coppedge" w:date="2024-04-02T11:41:00Z">
        <w:r w:rsidR="00837B22">
          <w:t xml:space="preserve"> this criterion as relevant</w:t>
        </w:r>
      </w:ins>
      <w:r>
        <w:t xml:space="preserve">. </w:t>
      </w:r>
      <w:del w:id="155" w:author="Michael Coppedge" w:date="2024-04-02T11:38:00Z">
        <w:r w:rsidDel="00AB4D66">
          <w:delText>While it may be preferable for</w:delText>
        </w:r>
      </w:del>
    </w:p>
    <w:p w14:paraId="3FA4274A" w14:textId="3DFAE727" w:rsidR="006B53BB" w:rsidDel="00AB4D66" w:rsidRDefault="006B53BB" w:rsidP="00AB4D66">
      <w:pPr>
        <w:pStyle w:val="NoSpacing"/>
        <w:rPr>
          <w:del w:id="156" w:author="Michael Coppedge" w:date="2024-04-02T11:38:00Z"/>
        </w:rPr>
        <w:pPrChange w:id="157" w:author="Michael Coppedge" w:date="2024-04-02T11:38:00Z">
          <w:pPr>
            <w:pStyle w:val="NoSpacing"/>
          </w:pPr>
        </w:pPrChange>
      </w:pPr>
      <w:del w:id="158" w:author="Michael Coppedge" w:date="2024-04-02T11:38:00Z">
        <w:r w:rsidDel="00AB4D66">
          <w:delText>respondents to refer to economic data for this question, this is beyond</w:delText>
        </w:r>
      </w:del>
    </w:p>
    <w:p w14:paraId="17841581" w14:textId="01332A9E" w:rsidR="006B53BB" w:rsidRDefault="006B53BB" w:rsidP="00AB4D66">
      <w:pPr>
        <w:pStyle w:val="NoSpacing"/>
        <w:pPrChange w:id="159" w:author="Michael Coppedge" w:date="2024-04-02T11:38:00Z">
          <w:pPr>
            <w:pStyle w:val="NoSpacing"/>
          </w:pPr>
        </w:pPrChange>
      </w:pPr>
      <w:del w:id="160" w:author="Michael Coppedge" w:date="2024-04-02T11:38:00Z">
        <w:r w:rsidDel="00AB4D66">
          <w:delText xml:space="preserve">the scope of the survey. </w:delText>
        </w:r>
      </w:del>
      <w:commentRangeStart w:id="161"/>
      <w:del w:id="162" w:author="Michael Coppedge" w:date="2024-04-02T11:46:00Z">
        <w:r w:rsidDel="00837B22">
          <w:delText>Moreover</w:delText>
        </w:r>
        <w:commentRangeEnd w:id="161"/>
        <w:r w:rsidR="00AB4D66" w:rsidDel="00837B22">
          <w:rPr>
            <w:rStyle w:val="CommentReference"/>
          </w:rPr>
          <w:commentReference w:id="161"/>
        </w:r>
        <w:r w:rsidDel="00837B22">
          <w:delText>, without this step in generalization,</w:delText>
        </w:r>
      </w:del>
    </w:p>
    <w:p w14:paraId="4139C49D" w14:textId="56F8FA9B" w:rsidR="006B53BB" w:rsidRDefault="00837B22" w:rsidP="006B53BB">
      <w:pPr>
        <w:pStyle w:val="NoSpacing"/>
      </w:pPr>
      <w:ins w:id="163" w:author="Michael Coppedge" w:date="2024-04-02T11:46:00Z">
        <w:r>
          <w:t xml:space="preserve">This </w:t>
        </w:r>
      </w:ins>
      <w:r w:rsidR="006B53BB">
        <w:t xml:space="preserve">V-Dem data </w:t>
      </w:r>
      <w:del w:id="164" w:author="Michael Coppedge" w:date="2024-04-02T11:46:00Z">
        <w:r w:rsidR="006B53BB" w:rsidDel="00837B22">
          <w:delText>would be unable to</w:delText>
        </w:r>
      </w:del>
      <w:ins w:id="165" w:author="Michael Coppedge" w:date="2024-04-02T11:46:00Z">
        <w:r>
          <w:t>probabl</w:t>
        </w:r>
      </w:ins>
      <w:ins w:id="166" w:author="Michael Coppedge" w:date="2024-04-02T11:47:00Z">
        <w:r>
          <w:t>y cannot</w:t>
        </w:r>
      </w:ins>
      <w:r w:rsidR="006B53BB">
        <w:t xml:space="preserve"> produce cross-national comparative data</w:t>
      </w:r>
    </w:p>
    <w:p w14:paraId="60389133" w14:textId="792CD9E8" w:rsidR="006B53BB" w:rsidRDefault="006B53BB" w:rsidP="006B53BB">
      <w:pPr>
        <w:pStyle w:val="NoSpacing"/>
      </w:pPr>
      <w:r>
        <w:t>about the salience of attributes affecting subnational democracy.</w:t>
      </w:r>
      <w:ins w:id="167" w:author="Michael Coppedge" w:date="2024-04-02T11:47:00Z">
        <w:r w:rsidR="00837B22">
          <w:t xml:space="preserve"> However, it may capture ex</w:t>
        </w:r>
      </w:ins>
      <w:ins w:id="168" w:author="Michael Coppedge" w:date="2024-04-02T11:48:00Z">
        <w:r w:rsidR="00837B22">
          <w:t>perts’ intuitions about the relative degree of subnational democracy in different areas of a giv</w:t>
        </w:r>
      </w:ins>
      <w:ins w:id="169" w:author="Michael Coppedge" w:date="2024-04-02T11:49:00Z">
        <w:r w:rsidR="00837B22">
          <w:t xml:space="preserve">en country, even if it is impossible to pin down exactly how they arrived at those judgments. </w:t>
        </w:r>
      </w:ins>
      <w:ins w:id="170" w:author="Michael Coppedge" w:date="2024-04-02T11:50:00Z">
        <w:r w:rsidR="00837B22">
          <w:t xml:space="preserve">Later in this paper we return to the issue of whether such within-country data can be made comparable across countries. </w:t>
        </w:r>
      </w:ins>
    </w:p>
    <w:p w14:paraId="75274D62" w14:textId="77777777" w:rsidR="006B53BB" w:rsidRDefault="006B53BB" w:rsidP="006B53BB">
      <w:pPr>
        <w:pStyle w:val="NoSpacing"/>
      </w:pPr>
    </w:p>
    <w:p w14:paraId="7FD08C1A" w14:textId="77777777" w:rsidR="006B53BB" w:rsidRDefault="006B53BB" w:rsidP="006B53BB">
      <w:pPr>
        <w:pStyle w:val="NoSpacing"/>
      </w:pPr>
      <w:r>
        <w:t>On the other hand, country context is important for defining concepts</w:t>
      </w:r>
    </w:p>
    <w:p w14:paraId="7E9BCA09" w14:textId="77777777" w:rsidR="006B53BB" w:rsidRDefault="006B53BB" w:rsidP="006B53BB">
      <w:pPr>
        <w:pStyle w:val="NoSpacing"/>
      </w:pPr>
      <w:r>
        <w:t>and selecting appropriate indicators. This occurs for both fuzzy and</w:t>
      </w:r>
    </w:p>
    <w:p w14:paraId="39A2C091" w14:textId="77777777" w:rsidR="006B53BB" w:rsidRDefault="006B53BB" w:rsidP="006B53BB">
      <w:pPr>
        <w:pStyle w:val="NoSpacing"/>
      </w:pPr>
      <w:r>
        <w:t>less fuzzy concepts. For example, civil unrest and illicit activity are</w:t>
      </w:r>
    </w:p>
    <w:p w14:paraId="33C259E9" w14:textId="77777777" w:rsidR="006B53BB" w:rsidRDefault="006B53BB" w:rsidP="006B53BB">
      <w:pPr>
        <w:pStyle w:val="NoSpacing"/>
      </w:pPr>
      <w:proofErr w:type="gramStart"/>
      <w:r>
        <w:t>generally</w:t>
      </w:r>
      <w:proofErr w:type="gramEnd"/>
      <w:r>
        <w:t xml:space="preserve"> **contested or fuzzy concepts**. Moreover, they are difficult</w:t>
      </w:r>
    </w:p>
    <w:p w14:paraId="42001450" w14:textId="77777777" w:rsidR="006B53BB" w:rsidRDefault="006B53BB" w:rsidP="006B53BB">
      <w:pPr>
        <w:pStyle w:val="NoSpacing"/>
      </w:pPr>
      <w:r>
        <w:t>to observe and isolate as factors that affect democracy in the same way</w:t>
      </w:r>
    </w:p>
    <w:p w14:paraId="181824A5" w14:textId="77777777" w:rsidR="006B53BB" w:rsidRDefault="006B53BB" w:rsidP="006B53BB">
      <w:pPr>
        <w:pStyle w:val="NoSpacing"/>
      </w:pPr>
      <w:r>
        <w:t>across contexts, even within countries. Taking illicit activity, for</w:t>
      </w:r>
    </w:p>
    <w:p w14:paraId="714290C6" w14:textId="77777777" w:rsidR="006B53BB" w:rsidRDefault="006B53BB" w:rsidP="006B53BB">
      <w:pPr>
        <w:pStyle w:val="NoSpacing"/>
      </w:pPr>
      <w:r>
        <w:t xml:space="preserve">example, one area of the country with </w:t>
      </w:r>
      <w:proofErr w:type="gramStart"/>
      <w:r>
        <w:t>gang controlled</w:t>
      </w:r>
      <w:proofErr w:type="gramEnd"/>
      <w:r>
        <w:t xml:space="preserve"> neighborhoods may</w:t>
      </w:r>
    </w:p>
    <w:p w14:paraId="21B8FD09" w14:textId="77777777" w:rsidR="006B53BB" w:rsidRDefault="006B53BB" w:rsidP="006B53BB">
      <w:pPr>
        <w:pStyle w:val="NoSpacing"/>
      </w:pPr>
      <w:r>
        <w:t>have limited voter turnout and less free elections, while another may</w:t>
      </w:r>
    </w:p>
    <w:p w14:paraId="50CFF48C" w14:textId="77777777" w:rsidR="006B53BB" w:rsidRDefault="006B53BB" w:rsidP="006B53BB">
      <w:pPr>
        <w:pStyle w:val="NoSpacing"/>
      </w:pPr>
      <w:r>
        <w:t>tolerate or even encourage electoral competition</w:t>
      </w:r>
    </w:p>
    <w:p w14:paraId="54E57420" w14:textId="77777777" w:rsidR="006B53BB" w:rsidRDefault="006B53BB" w:rsidP="006B53BB">
      <w:pPr>
        <w:pStyle w:val="NoSpacing"/>
      </w:pPr>
      <w:r>
        <w:t>(@cordovaLivingGangControlledNeighborhoods2022). Even basic</w:t>
      </w:r>
    </w:p>
    <w:p w14:paraId="01A4E498" w14:textId="77777777" w:rsidR="006B53BB" w:rsidRDefault="006B53BB" w:rsidP="006B53BB">
      <w:pPr>
        <w:pStyle w:val="NoSpacing"/>
      </w:pPr>
      <w:r>
        <w:t>categorizations may be contested. For one expert, the North may include</w:t>
      </w:r>
    </w:p>
    <w:p w14:paraId="2DE23D16" w14:textId="77777777" w:rsidR="006B53BB" w:rsidRDefault="006B53BB" w:rsidP="006B53BB">
      <w:pPr>
        <w:pStyle w:val="NoSpacing"/>
      </w:pPr>
      <w:r>
        <w:t>10 provinces, yet for another it may include 8. Some knowledge about</w:t>
      </w:r>
    </w:p>
    <w:p w14:paraId="5B4E52BA" w14:textId="77777777" w:rsidR="006B53BB" w:rsidRDefault="006B53BB" w:rsidP="006B53BB">
      <w:pPr>
        <w:pStyle w:val="NoSpacing"/>
      </w:pPr>
      <w:r>
        <w:t>these context-specific contested concepts should inform the</w:t>
      </w:r>
    </w:p>
    <w:p w14:paraId="66C897D3" w14:textId="77777777" w:rsidR="006B53BB" w:rsidRDefault="006B53BB" w:rsidP="006B53BB">
      <w:pPr>
        <w:pStyle w:val="NoSpacing"/>
      </w:pPr>
      <w:r>
        <w:t>conceptualization process from the start, as these decisions will</w:t>
      </w:r>
    </w:p>
    <w:p w14:paraId="3875718A" w14:textId="77777777" w:rsidR="006B53BB" w:rsidRDefault="006B53BB" w:rsidP="006B53BB">
      <w:pPr>
        <w:pStyle w:val="NoSpacing"/>
      </w:pPr>
      <w:r>
        <w:t>ultimately shape how subnational democracy levels are mapped.</w:t>
      </w:r>
    </w:p>
    <w:p w14:paraId="0C918697" w14:textId="77777777" w:rsidR="006B53BB" w:rsidRDefault="006B53BB" w:rsidP="006B53BB">
      <w:pPr>
        <w:pStyle w:val="NoSpacing"/>
      </w:pPr>
    </w:p>
    <w:p w14:paraId="45E4FEF6" w14:textId="77777777" w:rsidR="006B53BB" w:rsidRDefault="006B53BB" w:rsidP="006B53BB">
      <w:pPr>
        <w:pStyle w:val="NoSpacing"/>
      </w:pPr>
      <w:r>
        <w:t>After V-Dem responses have been conceptualized for the country in</w:t>
      </w:r>
    </w:p>
    <w:p w14:paraId="7D15EE5E" w14:textId="77777777" w:rsidR="006B53BB" w:rsidRDefault="006B53BB" w:rsidP="006B53BB">
      <w:pPr>
        <w:pStyle w:val="NoSpacing"/>
      </w:pPr>
      <w:r>
        <w:t>question, the operationalization of these indicators requires the use of</w:t>
      </w:r>
    </w:p>
    <w:p w14:paraId="4D668588" w14:textId="5F946215" w:rsidR="006B53BB" w:rsidRDefault="006B53BB" w:rsidP="006B53BB">
      <w:pPr>
        <w:pStyle w:val="NoSpacing"/>
      </w:pPr>
      <w:del w:id="171" w:author="Michael Coppedge" w:date="2024-04-02T11:53:00Z">
        <w:r w:rsidDel="00DF7014">
          <w:delText>external (within-country)</w:delText>
        </w:r>
      </w:del>
      <w:ins w:id="172" w:author="Michael Coppedge" w:date="2024-04-02T11:53:00Z">
        <w:r w:rsidR="00DF7014">
          <w:t xml:space="preserve"> independent subnational</w:t>
        </w:r>
      </w:ins>
      <w:r>
        <w:t xml:space="preserve"> data. This may come from a wide array of</w:t>
      </w:r>
    </w:p>
    <w:p w14:paraId="711D9622" w14:textId="77777777" w:rsidR="006B53BB" w:rsidRDefault="006B53BB" w:rsidP="006B53BB">
      <w:pPr>
        <w:pStyle w:val="NoSpacing"/>
      </w:pPr>
      <w:r>
        <w:t>sources and formats. In Colombia, we consider the indicators as shown in</w:t>
      </w:r>
    </w:p>
    <w:p w14:paraId="17158D7E" w14:textId="77777777" w:rsidR="006B53BB" w:rsidRDefault="006B53BB" w:rsidP="006B53BB">
      <w:pPr>
        <w:pStyle w:val="NoSpacing"/>
      </w:pPr>
      <w:r>
        <w:t xml:space="preserve">[Table </w:t>
      </w:r>
      <w:proofErr w:type="gramStart"/>
      <w:r>
        <w:t>1](</w:t>
      </w:r>
      <w:proofErr w:type="gramEnd"/>
      <w:r>
        <w:t>#tab:tab1e1). All sources in parentheses are official</w:t>
      </w:r>
    </w:p>
    <w:p w14:paraId="30E1C70F" w14:textId="77777777" w:rsidR="006B53BB" w:rsidRDefault="006B53BB" w:rsidP="006B53BB">
      <w:pPr>
        <w:pStyle w:val="NoSpacing"/>
      </w:pPr>
      <w:r>
        <w:t>government sources, although alternative indicators and sources</w:t>
      </w:r>
    </w:p>
    <w:p w14:paraId="609E4B56" w14:textId="77777777" w:rsidR="006B53BB" w:rsidRDefault="006B53BB" w:rsidP="006B53BB">
      <w:pPr>
        <w:pStyle w:val="NoSpacing"/>
      </w:pPr>
      <w:r>
        <w:t>certainly exist.</w:t>
      </w:r>
    </w:p>
    <w:p w14:paraId="33BD079F" w14:textId="62EB4BCF" w:rsidR="006B53BB" w:rsidRDefault="00DF7014" w:rsidP="006B53BB">
      <w:pPr>
        <w:pStyle w:val="NoSpacing"/>
      </w:pPr>
      <w:ins w:id="173" w:author="Michael Coppedge" w:date="2024-04-02T11:56:00Z">
        <w:r>
          <w:lastRenderedPageBreak/>
          <w:t xml:space="preserve">[I suggest inserting this table earlier, when identifying the 21 (or 16) criteria in the response options. At that point we can refer only to the first column, then at this point </w:t>
        </w:r>
      </w:ins>
      <w:ins w:id="174" w:author="Michael Coppedge" w:date="2024-04-02T11:57:00Z">
        <w:r>
          <w:t>we can call attention to the indicators and sources.]</w:t>
        </w:r>
      </w:ins>
    </w:p>
    <w:p w14:paraId="75DA2F62" w14:textId="77777777" w:rsidR="006B53BB" w:rsidRDefault="006B53BB" w:rsidP="006B53BB">
      <w:pPr>
        <w:pStyle w:val="NoSpacing"/>
      </w:pPr>
      <w:r>
        <w:t>``</w:t>
      </w:r>
      <w:proofErr w:type="gramStart"/>
      <w:r>
        <w:t>`{</w:t>
      </w:r>
      <w:proofErr w:type="gramEnd"/>
      <w:r>
        <w:t>r, table1, echo=FALSE, message=FALSE, results='</w:t>
      </w:r>
      <w:proofErr w:type="spellStart"/>
      <w:r>
        <w:t>asis</w:t>
      </w:r>
      <w:proofErr w:type="spellEnd"/>
      <w:r>
        <w:t>'}</w:t>
      </w:r>
    </w:p>
    <w:p w14:paraId="4E58AD86" w14:textId="77777777" w:rsidR="006B53BB" w:rsidRDefault="006B53BB" w:rsidP="006B53BB">
      <w:pPr>
        <w:pStyle w:val="NoSpacing"/>
      </w:pPr>
      <w:r>
        <w:t>library(</w:t>
      </w:r>
      <w:proofErr w:type="spellStart"/>
      <w:r>
        <w:t>flextable</w:t>
      </w:r>
      <w:proofErr w:type="spellEnd"/>
      <w:r>
        <w:t>)</w:t>
      </w:r>
    </w:p>
    <w:p w14:paraId="3B05CF50" w14:textId="77777777" w:rsidR="006B53BB" w:rsidRDefault="006B53BB" w:rsidP="006B53BB">
      <w:pPr>
        <w:pStyle w:val="NoSpacing"/>
      </w:pPr>
      <w:r>
        <w:t>library(</w:t>
      </w:r>
      <w:proofErr w:type="spellStart"/>
      <w:r>
        <w:t>dplyr</w:t>
      </w:r>
      <w:proofErr w:type="spellEnd"/>
      <w:r>
        <w:t>)</w:t>
      </w:r>
    </w:p>
    <w:p w14:paraId="68EEFD89" w14:textId="77777777" w:rsidR="006B53BB" w:rsidRDefault="006B53BB" w:rsidP="006B53BB">
      <w:pPr>
        <w:pStyle w:val="NoSpacing"/>
      </w:pPr>
      <w:r>
        <w:t>library(officer)</w:t>
      </w:r>
    </w:p>
    <w:p w14:paraId="338169EE" w14:textId="77777777" w:rsidR="006B53BB" w:rsidRDefault="006B53BB" w:rsidP="006B53BB">
      <w:pPr>
        <w:pStyle w:val="NoSpacing"/>
      </w:pPr>
      <w:r>
        <w:t>library(</w:t>
      </w:r>
      <w:proofErr w:type="spellStart"/>
      <w:r>
        <w:t>kableExtra</w:t>
      </w:r>
      <w:proofErr w:type="spellEnd"/>
      <w:r>
        <w:t>)</w:t>
      </w:r>
    </w:p>
    <w:p w14:paraId="06C99E4A" w14:textId="77777777" w:rsidR="006B53BB" w:rsidRDefault="006B53BB" w:rsidP="006B53BB">
      <w:pPr>
        <w:pStyle w:val="NoSpacing"/>
      </w:pPr>
    </w:p>
    <w:p w14:paraId="7FCA33A7" w14:textId="77777777" w:rsidR="006B53BB" w:rsidRDefault="006B53BB" w:rsidP="006B53BB">
      <w:pPr>
        <w:pStyle w:val="NoSpacing"/>
      </w:pPr>
      <w:r>
        <w:t>#set_flextable_</w:t>
      </w:r>
      <w:proofErr w:type="gramStart"/>
      <w:r>
        <w:t>defaults(</w:t>
      </w:r>
      <w:proofErr w:type="gramEnd"/>
      <w:r>
        <w:t xml:space="preserve">fontname = "Computer Modern", </w:t>
      </w:r>
      <w:proofErr w:type="spellStart"/>
      <w:r>
        <w:t>fontsize</w:t>
      </w:r>
      <w:proofErr w:type="spellEnd"/>
      <w:r>
        <w:t xml:space="preserve"> = 10)</w:t>
      </w:r>
    </w:p>
    <w:p w14:paraId="0B2C8568" w14:textId="77777777" w:rsidR="006B53BB" w:rsidRDefault="006B53BB" w:rsidP="006B53BB">
      <w:pPr>
        <w:pStyle w:val="NoSpacing"/>
      </w:pPr>
    </w:p>
    <w:p w14:paraId="4606A472" w14:textId="77777777" w:rsidR="006B53BB" w:rsidRDefault="006B53BB" w:rsidP="006B53BB">
      <w:pPr>
        <w:pStyle w:val="NoSpacing"/>
      </w:pPr>
      <w:proofErr w:type="spellStart"/>
      <w:r>
        <w:t>vdem_op</w:t>
      </w:r>
      <w:proofErr w:type="spellEnd"/>
      <w:r>
        <w:t xml:space="preserve"> &lt;- </w:t>
      </w:r>
      <w:proofErr w:type="spellStart"/>
      <w:proofErr w:type="gramStart"/>
      <w:r>
        <w:t>data.frame</w:t>
      </w:r>
      <w:proofErr w:type="spellEnd"/>
      <w:proofErr w:type="gramEnd"/>
      <w:r>
        <w:t>(</w:t>
      </w:r>
    </w:p>
    <w:p w14:paraId="07DF9610" w14:textId="77777777" w:rsidR="006B53BB" w:rsidRDefault="006B53BB" w:rsidP="006B53BB">
      <w:pPr>
        <w:pStyle w:val="NoSpacing"/>
      </w:pPr>
      <w:r>
        <w:t xml:space="preserve">  ID = </w:t>
      </w:r>
      <w:proofErr w:type="gramStart"/>
      <w:r>
        <w:t>seq(</w:t>
      </w:r>
      <w:proofErr w:type="gramEnd"/>
      <w:r>
        <w:t xml:space="preserve">0, 16, 1), </w:t>
      </w:r>
      <w:proofErr w:type="spellStart"/>
      <w:r>
        <w:t>stringsAsFactors</w:t>
      </w:r>
      <w:proofErr w:type="spellEnd"/>
      <w:r>
        <w:t xml:space="preserve"> = FALSE,</w:t>
      </w:r>
    </w:p>
    <w:p w14:paraId="278CA5D3" w14:textId="77777777" w:rsidR="006B53BB" w:rsidRDefault="006B53BB" w:rsidP="006B53BB">
      <w:pPr>
        <w:pStyle w:val="NoSpacing"/>
      </w:pPr>
      <w:r>
        <w:t xml:space="preserve">  Response = </w:t>
      </w:r>
      <w:proofErr w:type="gramStart"/>
      <w:r>
        <w:t>c(</w:t>
      </w:r>
      <w:proofErr w:type="gramEnd"/>
      <w:r>
        <w:t xml:space="preserve">"Rural", "Urban", </w:t>
      </w:r>
    </w:p>
    <w:p w14:paraId="59C26A77" w14:textId="77777777" w:rsidR="006B53BB" w:rsidRDefault="006B53BB" w:rsidP="006B53BB">
      <w:pPr>
        <w:pStyle w:val="NoSpacing"/>
      </w:pPr>
      <w:r>
        <w:t xml:space="preserve">                 "Less econ </w:t>
      </w:r>
      <w:proofErr w:type="spellStart"/>
      <w:r>
        <w:t>devt</w:t>
      </w:r>
      <w:proofErr w:type="spellEnd"/>
      <w:r>
        <w:t xml:space="preserve">", "More econ </w:t>
      </w:r>
      <w:proofErr w:type="spellStart"/>
      <w:r>
        <w:t>devt</w:t>
      </w:r>
      <w:proofErr w:type="spellEnd"/>
      <w:r>
        <w:t xml:space="preserve">", </w:t>
      </w:r>
    </w:p>
    <w:p w14:paraId="127B36C4" w14:textId="77777777" w:rsidR="006B53BB" w:rsidRDefault="006B53BB" w:rsidP="006B53BB">
      <w:pPr>
        <w:pStyle w:val="NoSpacing"/>
      </w:pPr>
      <w:r>
        <w:t xml:space="preserve">                 "Inside capital", "Outside capital", </w:t>
      </w:r>
    </w:p>
    <w:p w14:paraId="1BF0C762" w14:textId="77777777" w:rsidR="006B53BB" w:rsidRDefault="006B53BB" w:rsidP="006B53BB">
      <w:pPr>
        <w:pStyle w:val="NoSpacing"/>
      </w:pPr>
      <w:r>
        <w:t xml:space="preserve">                 "North", "South", "West", "East", </w:t>
      </w:r>
    </w:p>
    <w:p w14:paraId="7F1DCDB2" w14:textId="77777777" w:rsidR="006B53BB" w:rsidRDefault="006B53BB" w:rsidP="006B53BB">
      <w:pPr>
        <w:pStyle w:val="NoSpacing"/>
      </w:pPr>
      <w:r>
        <w:t xml:space="preserve">                 "Civil unrest", "Illicit activity", </w:t>
      </w:r>
    </w:p>
    <w:p w14:paraId="3569105D" w14:textId="77777777" w:rsidR="006B53BB" w:rsidRDefault="006B53BB" w:rsidP="006B53BB">
      <w:pPr>
        <w:pStyle w:val="NoSpacing"/>
      </w:pPr>
      <w:r>
        <w:t xml:space="preserve">                 "Sparse pop.", "Remote", </w:t>
      </w:r>
    </w:p>
    <w:p w14:paraId="1AA58C70" w14:textId="77777777" w:rsidR="006B53BB" w:rsidRDefault="006B53BB" w:rsidP="006B53BB">
      <w:pPr>
        <w:pStyle w:val="NoSpacing"/>
      </w:pPr>
      <w:r>
        <w:t xml:space="preserve">                 "Indigenous", </w:t>
      </w:r>
    </w:p>
    <w:p w14:paraId="5C09778F" w14:textId="77777777" w:rsidR="006B53BB" w:rsidRDefault="006B53BB" w:rsidP="006B53BB">
      <w:pPr>
        <w:pStyle w:val="NoSpacing"/>
      </w:pPr>
      <w:r>
        <w:t xml:space="preserve">                 "Ruling party strong", "Ruling party weak"),</w:t>
      </w:r>
    </w:p>
    <w:p w14:paraId="723C7EBD" w14:textId="77777777" w:rsidR="006B53BB" w:rsidRDefault="006B53BB" w:rsidP="006B53BB">
      <w:pPr>
        <w:pStyle w:val="NoSpacing"/>
      </w:pPr>
      <w:r>
        <w:t xml:space="preserve">  Indicator = </w:t>
      </w:r>
      <w:proofErr w:type="gramStart"/>
      <w:r>
        <w:t>c(</w:t>
      </w:r>
      <w:proofErr w:type="gramEnd"/>
      <w:r>
        <w:t>"Rural Index (DANE)", "Rural Index (DANE)",</w:t>
      </w:r>
    </w:p>
    <w:p w14:paraId="15D7180B" w14:textId="77777777" w:rsidR="006B53BB" w:rsidRDefault="006B53BB" w:rsidP="006B53BB">
      <w:pPr>
        <w:pStyle w:val="NoSpacing"/>
      </w:pPr>
      <w:r>
        <w:t xml:space="preserve">        "Mun. Value Added / Dept. GDP (DNP)", "Mun. Value Added / Dept. GDP (DNP)",</w:t>
      </w:r>
    </w:p>
    <w:p w14:paraId="77C20960" w14:textId="77777777" w:rsidR="006B53BB" w:rsidRDefault="006B53BB" w:rsidP="006B53BB">
      <w:pPr>
        <w:pStyle w:val="NoSpacing"/>
      </w:pPr>
      <w:r>
        <w:t xml:space="preserve">        "Geographic distance from center (DANE)", "Geographic distance from center (DANE)", </w:t>
      </w:r>
    </w:p>
    <w:p w14:paraId="69EEAE98" w14:textId="77777777" w:rsidR="006B53BB" w:rsidRDefault="006B53BB" w:rsidP="006B53BB">
      <w:pPr>
        <w:pStyle w:val="NoSpacing"/>
      </w:pPr>
      <w:r>
        <w:t xml:space="preserve">        "Six macro-regions (DANE)", "Six macro-regions (DANE)", "Six macro-regions (DANE)", "Six macro-regions (DANE)",</w:t>
      </w:r>
    </w:p>
    <w:p w14:paraId="04ACEDD7" w14:textId="77777777" w:rsidR="006B53BB" w:rsidRDefault="006B53BB" w:rsidP="006B53BB">
      <w:pPr>
        <w:pStyle w:val="NoSpacing"/>
      </w:pPr>
      <w:r>
        <w:t xml:space="preserve">        "Illegally armed groups (Min. Defense)", "Coca cultivation (Min. Defense/UNODC)",</w:t>
      </w:r>
    </w:p>
    <w:p w14:paraId="792D04CE" w14:textId="77777777" w:rsidR="006B53BB" w:rsidRDefault="006B53BB" w:rsidP="006B53BB">
      <w:pPr>
        <w:pStyle w:val="NoSpacing"/>
      </w:pPr>
      <w:r>
        <w:t xml:space="preserve">        "Population density (DANE)", "Access (Min. Transportation/Health)",</w:t>
      </w:r>
    </w:p>
    <w:p w14:paraId="4F1E396A" w14:textId="77777777" w:rsidR="006B53BB" w:rsidRDefault="006B53BB" w:rsidP="006B53BB">
      <w:pPr>
        <w:pStyle w:val="NoSpacing"/>
      </w:pPr>
      <w:r>
        <w:t xml:space="preserve">        "Ethnic population (DANE)", </w:t>
      </w:r>
    </w:p>
    <w:p w14:paraId="558D649C" w14:textId="77777777" w:rsidR="006B53BB" w:rsidRDefault="006B53BB" w:rsidP="006B53BB">
      <w:pPr>
        <w:pStyle w:val="NoSpacing"/>
      </w:pPr>
      <w:r>
        <w:t xml:space="preserve">        "Pres. margin of victory (RNEC)", "Pres. margin of victory (RNEC)"))</w:t>
      </w:r>
    </w:p>
    <w:p w14:paraId="2C598AFE" w14:textId="77777777" w:rsidR="006B53BB" w:rsidRDefault="006B53BB" w:rsidP="006B53BB">
      <w:pPr>
        <w:pStyle w:val="NoSpacing"/>
      </w:pPr>
      <w:r>
        <w:t xml:space="preserve">#mf &lt;- </w:t>
      </w:r>
      <w:proofErr w:type="spellStart"/>
      <w:r>
        <w:t>flextable</w:t>
      </w:r>
      <w:proofErr w:type="spellEnd"/>
      <w:r>
        <w:t>(</w:t>
      </w:r>
      <w:proofErr w:type="spellStart"/>
      <w:r>
        <w:t>vdem_op</w:t>
      </w:r>
      <w:proofErr w:type="spellEnd"/>
      <w:r>
        <w:t>) %&gt;%</w:t>
      </w:r>
    </w:p>
    <w:p w14:paraId="0235EF58" w14:textId="77777777" w:rsidR="006B53BB" w:rsidRDefault="006B53BB" w:rsidP="006B53BB">
      <w:pPr>
        <w:pStyle w:val="NoSpacing"/>
      </w:pPr>
      <w:r>
        <w:t xml:space="preserve">#  </w:t>
      </w:r>
      <w:proofErr w:type="spellStart"/>
      <w:proofErr w:type="gramStart"/>
      <w:r>
        <w:t>fontsize</w:t>
      </w:r>
      <w:proofErr w:type="spellEnd"/>
      <w:r>
        <w:t>(</w:t>
      </w:r>
      <w:proofErr w:type="gramEnd"/>
      <w:r>
        <w:t>size = 11) %&gt;%</w:t>
      </w:r>
    </w:p>
    <w:p w14:paraId="6A2BB7DE" w14:textId="77777777" w:rsidR="006B53BB" w:rsidRDefault="006B53BB" w:rsidP="006B53BB">
      <w:pPr>
        <w:pStyle w:val="NoSpacing"/>
      </w:pPr>
      <w:r>
        <w:t xml:space="preserve">#  </w:t>
      </w:r>
      <w:proofErr w:type="gramStart"/>
      <w:r>
        <w:t>font(</w:t>
      </w:r>
      <w:proofErr w:type="gramEnd"/>
      <w:r>
        <w:t xml:space="preserve">part = "all", </w:t>
      </w:r>
      <w:proofErr w:type="spellStart"/>
      <w:r>
        <w:t>fontname</w:t>
      </w:r>
      <w:proofErr w:type="spellEnd"/>
      <w:r>
        <w:t xml:space="preserve"> = "Arial") %&gt;%</w:t>
      </w:r>
    </w:p>
    <w:p w14:paraId="2A39A2A2" w14:textId="77777777" w:rsidR="006B53BB" w:rsidRDefault="006B53BB" w:rsidP="006B53BB">
      <w:pPr>
        <w:pStyle w:val="NoSpacing"/>
      </w:pPr>
      <w:r>
        <w:t xml:space="preserve">#  </w:t>
      </w:r>
      <w:proofErr w:type="spellStart"/>
      <w:r>
        <w:t>set_flextable_</w:t>
      </w:r>
      <w:proofErr w:type="gramStart"/>
      <w:r>
        <w:t>properties</w:t>
      </w:r>
      <w:proofErr w:type="spellEnd"/>
      <w:r>
        <w:t>(</w:t>
      </w:r>
      <w:proofErr w:type="gramEnd"/>
      <w:r>
        <w:t>padding = 0.1)</w:t>
      </w:r>
    </w:p>
    <w:p w14:paraId="0020E950" w14:textId="77777777" w:rsidR="006B53BB" w:rsidRDefault="006B53BB" w:rsidP="006B53BB">
      <w:pPr>
        <w:pStyle w:val="NoSpacing"/>
      </w:pPr>
      <w:r>
        <w:t xml:space="preserve">#mf &lt;- </w:t>
      </w:r>
      <w:proofErr w:type="spellStart"/>
      <w:r>
        <w:t>theme_vanilla</w:t>
      </w:r>
      <w:proofErr w:type="spellEnd"/>
      <w:r>
        <w:t>(mf)</w:t>
      </w:r>
    </w:p>
    <w:p w14:paraId="09A347FB" w14:textId="77777777" w:rsidR="006B53BB" w:rsidRDefault="006B53BB" w:rsidP="006B53BB">
      <w:pPr>
        <w:pStyle w:val="NoSpacing"/>
      </w:pPr>
      <w:r>
        <w:t xml:space="preserve">#mfn &lt;- </w:t>
      </w:r>
      <w:proofErr w:type="spellStart"/>
      <w:r>
        <w:t>set_</w:t>
      </w:r>
      <w:proofErr w:type="gramStart"/>
      <w:r>
        <w:t>caption</w:t>
      </w:r>
      <w:proofErr w:type="spellEnd"/>
      <w:r>
        <w:t>(</w:t>
      </w:r>
      <w:proofErr w:type="gramEnd"/>
      <w:r>
        <w:t xml:space="preserve">mf, </w:t>
      </w:r>
    </w:p>
    <w:p w14:paraId="580D1837" w14:textId="77777777" w:rsidR="006B53BB" w:rsidRDefault="006B53BB" w:rsidP="006B53BB">
      <w:pPr>
        <w:pStyle w:val="NoSpacing"/>
      </w:pPr>
      <w:r>
        <w:t xml:space="preserve">#  caption = "Operationalization of V-Dem responses in Colombia", </w:t>
      </w:r>
    </w:p>
    <w:p w14:paraId="0966C865" w14:textId="77777777" w:rsidR="006B53BB" w:rsidRDefault="006B53BB" w:rsidP="006B53BB">
      <w:pPr>
        <w:pStyle w:val="NoSpacing"/>
      </w:pPr>
      <w:r>
        <w:t xml:space="preserve">#  style = "Table Caption", </w:t>
      </w:r>
    </w:p>
    <w:p w14:paraId="47228DC1" w14:textId="77777777" w:rsidR="006B53BB" w:rsidRDefault="006B53BB" w:rsidP="006B53BB">
      <w:pPr>
        <w:pStyle w:val="NoSpacing"/>
      </w:pPr>
      <w:r>
        <w:t xml:space="preserve">#  </w:t>
      </w:r>
      <w:proofErr w:type="spellStart"/>
      <w:r>
        <w:t>autonum</w:t>
      </w:r>
      <w:proofErr w:type="spellEnd"/>
      <w:r>
        <w:t xml:space="preserve"> = </w:t>
      </w:r>
      <w:proofErr w:type="spellStart"/>
      <w:r>
        <w:t>run_</w:t>
      </w:r>
      <w:proofErr w:type="gramStart"/>
      <w:r>
        <w:t>autonum</w:t>
      </w:r>
      <w:proofErr w:type="spellEnd"/>
      <w:r>
        <w:t>(</w:t>
      </w:r>
      <w:proofErr w:type="spellStart"/>
      <w:proofErr w:type="gramEnd"/>
      <w:r>
        <w:t>seq_id</w:t>
      </w:r>
      <w:proofErr w:type="spellEnd"/>
      <w:r>
        <w:t xml:space="preserve"> = "tab", </w:t>
      </w:r>
      <w:proofErr w:type="spellStart"/>
      <w:r>
        <w:t>bkm</w:t>
      </w:r>
      <w:proofErr w:type="spellEnd"/>
      <w:r>
        <w:t xml:space="preserve"> = "tab1"))</w:t>
      </w:r>
    </w:p>
    <w:p w14:paraId="13A4EE65" w14:textId="77777777" w:rsidR="006B53BB" w:rsidRDefault="006B53BB" w:rsidP="006B53BB">
      <w:pPr>
        <w:pStyle w:val="NoSpacing"/>
      </w:pPr>
      <w:r>
        <w:t xml:space="preserve">#mfnm &lt;- </w:t>
      </w:r>
      <w:proofErr w:type="spellStart"/>
      <w:r>
        <w:t>merge_</w:t>
      </w:r>
      <w:proofErr w:type="gramStart"/>
      <w:r>
        <w:t>v</w:t>
      </w:r>
      <w:proofErr w:type="spellEnd"/>
      <w:r>
        <w:t>(</w:t>
      </w:r>
      <w:proofErr w:type="spellStart"/>
      <w:proofErr w:type="gramEnd"/>
      <w:r>
        <w:t>mfn</w:t>
      </w:r>
      <w:proofErr w:type="spellEnd"/>
      <w:r>
        <w:t>, j = ~ Indicator)</w:t>
      </w:r>
    </w:p>
    <w:p w14:paraId="395A64E5" w14:textId="77777777" w:rsidR="006B53BB" w:rsidRDefault="006B53BB" w:rsidP="006B53BB">
      <w:pPr>
        <w:pStyle w:val="NoSpacing"/>
      </w:pPr>
      <w:r>
        <w:t>#</w:t>
      </w:r>
      <w:proofErr w:type="gramStart"/>
      <w:r>
        <w:t>autofit</w:t>
      </w:r>
      <w:proofErr w:type="gramEnd"/>
      <w:r>
        <w:t>(mfnm)</w:t>
      </w:r>
    </w:p>
    <w:p w14:paraId="5BDD749D" w14:textId="77777777" w:rsidR="006B53BB" w:rsidRDefault="006B53BB" w:rsidP="006B53BB">
      <w:pPr>
        <w:pStyle w:val="NoSpacing"/>
      </w:pPr>
    </w:p>
    <w:p w14:paraId="59CF998E" w14:textId="77777777" w:rsidR="006B53BB" w:rsidRDefault="006B53BB" w:rsidP="006B53BB">
      <w:pPr>
        <w:pStyle w:val="NoSpacing"/>
      </w:pPr>
      <w:r>
        <w:t>#</w:t>
      </w:r>
      <w:proofErr w:type="gramStart"/>
      <w:r>
        <w:t>kable(</w:t>
      </w:r>
      <w:proofErr w:type="gramEnd"/>
      <w:r>
        <w:t>vdem_op, caption = "Operationalization of V-Dem responses in Colombia")</w:t>
      </w:r>
    </w:p>
    <w:p w14:paraId="0C42B35B" w14:textId="77777777" w:rsidR="006B53BB" w:rsidRDefault="006B53BB" w:rsidP="006B53BB">
      <w:pPr>
        <w:pStyle w:val="NoSpacing"/>
      </w:pPr>
    </w:p>
    <w:p w14:paraId="75E76A92" w14:textId="77777777" w:rsidR="006B53BB" w:rsidRDefault="006B53BB" w:rsidP="006B53BB">
      <w:pPr>
        <w:pStyle w:val="NoSpacing"/>
      </w:pPr>
      <w:r>
        <w:t xml:space="preserve"># Print </w:t>
      </w:r>
      <w:proofErr w:type="spellStart"/>
      <w:r>
        <w:t>dataframe</w:t>
      </w:r>
      <w:proofErr w:type="spellEnd"/>
      <w:r>
        <w:t xml:space="preserve"> with merged cells</w:t>
      </w:r>
    </w:p>
    <w:p w14:paraId="49F04BF0" w14:textId="77777777" w:rsidR="006B53BB" w:rsidRDefault="006B53BB" w:rsidP="006B53BB">
      <w:pPr>
        <w:pStyle w:val="NoSpacing"/>
      </w:pPr>
      <w:proofErr w:type="spellStart"/>
      <w:r>
        <w:t>vdem_op</w:t>
      </w:r>
      <w:proofErr w:type="spellEnd"/>
      <w:r>
        <w:t xml:space="preserve"> %&gt;%</w:t>
      </w:r>
    </w:p>
    <w:p w14:paraId="229E1B6B" w14:textId="77777777" w:rsidR="006B53BB" w:rsidRDefault="006B53BB" w:rsidP="006B53BB">
      <w:pPr>
        <w:pStyle w:val="NoSpacing"/>
      </w:pPr>
      <w:r>
        <w:t xml:space="preserve">  </w:t>
      </w:r>
      <w:proofErr w:type="spellStart"/>
      <w:proofErr w:type="gramStart"/>
      <w:r>
        <w:t>kable</w:t>
      </w:r>
      <w:proofErr w:type="spellEnd"/>
      <w:r>
        <w:t>(</w:t>
      </w:r>
      <w:proofErr w:type="gramEnd"/>
      <w:r>
        <w:t>"latex", escape = FALSE, caption = "Operationalization of V-Dem responses in Colombia") %&gt;%</w:t>
      </w:r>
    </w:p>
    <w:p w14:paraId="268E9A8F" w14:textId="77777777" w:rsidR="006B53BB" w:rsidRDefault="006B53BB" w:rsidP="006B53BB">
      <w:pPr>
        <w:pStyle w:val="NoSpacing"/>
      </w:pPr>
      <w:r>
        <w:t xml:space="preserve">  </w:t>
      </w:r>
      <w:proofErr w:type="spellStart"/>
      <w:r>
        <w:t>kable_</w:t>
      </w:r>
      <w:proofErr w:type="gramStart"/>
      <w:r>
        <w:t>styling</w:t>
      </w:r>
      <w:proofErr w:type="spellEnd"/>
      <w:r>
        <w:t>(</w:t>
      </w:r>
      <w:proofErr w:type="spellStart"/>
      <w:proofErr w:type="gramEnd"/>
      <w:r>
        <w:t>full_width</w:t>
      </w:r>
      <w:proofErr w:type="spellEnd"/>
      <w:r>
        <w:t xml:space="preserve"> = FALSE) %&gt;%</w:t>
      </w:r>
    </w:p>
    <w:p w14:paraId="47CC2CC0" w14:textId="77777777" w:rsidR="006B53BB" w:rsidRDefault="006B53BB" w:rsidP="006B53BB">
      <w:pPr>
        <w:pStyle w:val="NoSpacing"/>
      </w:pPr>
      <w:r>
        <w:lastRenderedPageBreak/>
        <w:t xml:space="preserve">  </w:t>
      </w:r>
      <w:proofErr w:type="spellStart"/>
      <w:r>
        <w:t>collapse_</w:t>
      </w:r>
      <w:proofErr w:type="gramStart"/>
      <w:r>
        <w:t>rows</w:t>
      </w:r>
      <w:proofErr w:type="spellEnd"/>
      <w:r>
        <w:t>(</w:t>
      </w:r>
      <w:proofErr w:type="gramEnd"/>
      <w:r>
        <w:t xml:space="preserve">columns = 3, </w:t>
      </w:r>
      <w:proofErr w:type="spellStart"/>
      <w:r>
        <w:t>valign</w:t>
      </w:r>
      <w:proofErr w:type="spellEnd"/>
      <w:r>
        <w:t xml:space="preserve"> = "middle") %&gt;%</w:t>
      </w:r>
    </w:p>
    <w:p w14:paraId="7EDDA28E" w14:textId="77777777" w:rsidR="006B53BB" w:rsidRDefault="006B53BB" w:rsidP="006B53BB">
      <w:pPr>
        <w:pStyle w:val="NoSpacing"/>
      </w:pPr>
      <w:r>
        <w:t xml:space="preserve">  </w:t>
      </w:r>
      <w:proofErr w:type="spellStart"/>
      <w:r>
        <w:t>row_</w:t>
      </w:r>
      <w:proofErr w:type="gramStart"/>
      <w:r>
        <w:t>spec</w:t>
      </w:r>
      <w:proofErr w:type="spellEnd"/>
      <w:r>
        <w:t>(</w:t>
      </w:r>
      <w:proofErr w:type="gramEnd"/>
      <w:r>
        <w:t>0, bold = TRUE)</w:t>
      </w:r>
    </w:p>
    <w:p w14:paraId="17B21581" w14:textId="77777777" w:rsidR="006B53BB" w:rsidRDefault="006B53BB" w:rsidP="006B53BB">
      <w:pPr>
        <w:pStyle w:val="NoSpacing"/>
      </w:pPr>
    </w:p>
    <w:p w14:paraId="25EFA957" w14:textId="77777777" w:rsidR="006B53BB" w:rsidRDefault="006B53BB" w:rsidP="006B53BB">
      <w:pPr>
        <w:pStyle w:val="NoSpacing"/>
      </w:pPr>
    </w:p>
    <w:p w14:paraId="76404046" w14:textId="77777777" w:rsidR="006B53BB" w:rsidRDefault="006B53BB" w:rsidP="006B53BB">
      <w:pPr>
        <w:pStyle w:val="NoSpacing"/>
      </w:pPr>
      <w:r>
        <w:t>```</w:t>
      </w:r>
    </w:p>
    <w:p w14:paraId="19EEBD2F" w14:textId="77777777" w:rsidR="006B53BB" w:rsidRDefault="006B53BB" w:rsidP="006B53BB">
      <w:pPr>
        <w:pStyle w:val="NoSpacing"/>
      </w:pPr>
    </w:p>
    <w:p w14:paraId="76DC825F" w14:textId="77777777" w:rsidR="006B53BB" w:rsidRDefault="006B53BB" w:rsidP="006B53BB">
      <w:pPr>
        <w:pStyle w:val="NoSpacing"/>
      </w:pPr>
      <w:r>
        <w:t>## Assigning measures</w:t>
      </w:r>
    </w:p>
    <w:p w14:paraId="04826F9A" w14:textId="77777777" w:rsidR="006B53BB" w:rsidRDefault="006B53BB" w:rsidP="006B53BB">
      <w:pPr>
        <w:pStyle w:val="NoSpacing"/>
      </w:pPr>
    </w:p>
    <w:p w14:paraId="1B000871" w14:textId="77777777" w:rsidR="006B53BB" w:rsidRDefault="006B53BB" w:rsidP="006B53BB">
      <w:pPr>
        <w:pStyle w:val="NoSpacing"/>
      </w:pPr>
      <w:r>
        <w:t>In order to visualize V-Dem responses in a geo-referenced environment,</w:t>
      </w:r>
    </w:p>
    <w:p w14:paraId="6B5091F1" w14:textId="77777777" w:rsidR="006B53BB" w:rsidRDefault="006B53BB" w:rsidP="006B53BB">
      <w:pPr>
        <w:pStyle w:val="NoSpacing"/>
      </w:pPr>
      <w:r>
        <w:t xml:space="preserve">the </w:t>
      </w:r>
      <w:commentRangeStart w:id="175"/>
      <w:r>
        <w:t xml:space="preserve">operationalized country-specific indicators </w:t>
      </w:r>
      <w:commentRangeEnd w:id="175"/>
      <w:r w:rsidR="00DF7014">
        <w:rPr>
          <w:rStyle w:val="CommentReference"/>
        </w:rPr>
        <w:commentReference w:id="175"/>
      </w:r>
      <w:r>
        <w:t>must be assigned some</w:t>
      </w:r>
    </w:p>
    <w:p w14:paraId="0CFBC1EA" w14:textId="052F2165" w:rsidR="006B53BB" w:rsidRDefault="006B53BB" w:rsidP="006B53BB">
      <w:pPr>
        <w:pStyle w:val="NoSpacing"/>
      </w:pPr>
      <w:r>
        <w:t xml:space="preserve">measure based on the </w:t>
      </w:r>
      <w:del w:id="176" w:author="Michael Coppedge" w:date="2024-04-02T11:58:00Z">
        <w:r w:rsidDel="00DF7014">
          <w:delText xml:space="preserve">proportional </w:delText>
        </w:r>
      </w:del>
      <w:ins w:id="177" w:author="Michael Coppedge" w:date="2024-04-02T11:58:00Z">
        <w:r w:rsidR="00DF7014">
          <w:t>continuous</w:t>
        </w:r>
        <w:r w:rsidR="00DF7014">
          <w:t xml:space="preserve"> </w:t>
        </w:r>
      </w:ins>
      <w:r>
        <w:t>values recorded in each country-year.</w:t>
      </w:r>
    </w:p>
    <w:p w14:paraId="314AEF1F" w14:textId="77777777" w:rsidR="006B53BB" w:rsidRDefault="006B53BB" w:rsidP="006B53BB">
      <w:pPr>
        <w:pStyle w:val="NoSpacing"/>
      </w:pPr>
      <w:r>
        <w:t>This requires a degree of subjectivity. For example, how many votes or</w:t>
      </w:r>
    </w:p>
    <w:p w14:paraId="22C44C2F" w14:textId="77777777" w:rsidR="006B53BB" w:rsidRDefault="006B53BB" w:rsidP="006B53BB">
      <w:pPr>
        <w:pStyle w:val="NoSpacing"/>
      </w:pPr>
      <w:r>
        <w:t>proportion of votes are necessary to signify "strong" support for the</w:t>
      </w:r>
    </w:p>
    <w:p w14:paraId="5FAB6B55" w14:textId="77777777" w:rsidR="006B53BB" w:rsidRDefault="006B53BB" w:rsidP="006B53BB">
      <w:pPr>
        <w:pStyle w:val="NoSpacing"/>
      </w:pPr>
      <w:r>
        <w:t>ruling party (question 15)? Or, which municipalities are considered part</w:t>
      </w:r>
    </w:p>
    <w:p w14:paraId="4E4187ED" w14:textId="77777777" w:rsidR="006B53BB" w:rsidRDefault="006B53BB" w:rsidP="006B53BB">
      <w:pPr>
        <w:pStyle w:val="NoSpacing"/>
      </w:pPr>
      <w:r>
        <w:t>of the "North" (question 6) versus the "West" (question 8)? We privilege</w:t>
      </w:r>
    </w:p>
    <w:p w14:paraId="43086617" w14:textId="77777777" w:rsidR="006B53BB" w:rsidRDefault="006B53BB" w:rsidP="006B53BB">
      <w:pPr>
        <w:pStyle w:val="NoSpacing"/>
      </w:pPr>
      <w:commentRangeStart w:id="178"/>
      <w:r>
        <w:t>the use of granular data that will allow researchers flexible</w:t>
      </w:r>
    </w:p>
    <w:p w14:paraId="344155C6" w14:textId="77777777" w:rsidR="006B53BB" w:rsidRDefault="006B53BB" w:rsidP="006B53BB">
      <w:pPr>
        <w:pStyle w:val="NoSpacing"/>
      </w:pPr>
      <w:r>
        <w:t>interpretations of these questions</w:t>
      </w:r>
      <w:commentRangeEnd w:id="178"/>
      <w:r w:rsidR="00DF7014">
        <w:rPr>
          <w:rStyle w:val="CommentReference"/>
        </w:rPr>
        <w:commentReference w:id="178"/>
      </w:r>
      <w:r>
        <w:t>, as well as subsequent validation</w:t>
      </w:r>
    </w:p>
    <w:p w14:paraId="49846977" w14:textId="77777777" w:rsidR="006B53BB" w:rsidRDefault="006B53BB" w:rsidP="006B53BB">
      <w:pPr>
        <w:pStyle w:val="NoSpacing"/>
      </w:pPr>
      <w:r>
        <w:t>from country experts.</w:t>
      </w:r>
    </w:p>
    <w:p w14:paraId="77CEE094" w14:textId="77777777" w:rsidR="006B53BB" w:rsidRDefault="006B53BB" w:rsidP="006B53BB">
      <w:pPr>
        <w:pStyle w:val="NoSpacing"/>
      </w:pPr>
    </w:p>
    <w:p w14:paraId="568A929D" w14:textId="77777777" w:rsidR="006B53BB" w:rsidRDefault="006B53BB" w:rsidP="006B53BB">
      <w:pPr>
        <w:pStyle w:val="NoSpacing"/>
      </w:pPr>
      <w:r>
        <w:t>There are at least two approaches to assigning measures to V-Dem's</w:t>
      </w:r>
    </w:p>
    <w:p w14:paraId="1D276CD3" w14:textId="77777777" w:rsidR="006B53BB" w:rsidRDefault="006B53BB" w:rsidP="006B53BB">
      <w:pPr>
        <w:pStyle w:val="NoSpacing"/>
      </w:pPr>
      <w:r>
        <w:t>subnational response variables. One approach is to follow the</w:t>
      </w:r>
    </w:p>
    <w:p w14:paraId="0C86A1B0" w14:textId="77777777" w:rsidR="006B53BB" w:rsidRDefault="006B53BB" w:rsidP="006B53BB">
      <w:pPr>
        <w:pStyle w:val="NoSpacing"/>
      </w:pPr>
      <w:r>
        <w:t>dichotomous nature of the survey items themselves. In this way,</w:t>
      </w:r>
    </w:p>
    <w:p w14:paraId="23F597E8" w14:textId="77777777" w:rsidR="006B53BB" w:rsidRDefault="006B53BB" w:rsidP="006B53BB">
      <w:pPr>
        <w:pStyle w:val="NoSpacing"/>
      </w:pPr>
      <w:r>
        <w:t>municipalities would be categorized according to an arbitrary threshold,</w:t>
      </w:r>
    </w:p>
    <w:p w14:paraId="1FD17740" w14:textId="77777777" w:rsidR="006B53BB" w:rsidRDefault="006B53BB" w:rsidP="006B53BB">
      <w:pPr>
        <w:pStyle w:val="NoSpacing"/>
      </w:pPr>
      <w:r>
        <w:t>then assigned the value recorded in V-Dem. Another approach, which we</w:t>
      </w:r>
    </w:p>
    <w:p w14:paraId="41D88F2B" w14:textId="77777777" w:rsidR="006B53BB" w:rsidRDefault="006B53BB" w:rsidP="006B53BB">
      <w:pPr>
        <w:pStyle w:val="NoSpacing"/>
      </w:pPr>
      <w:r>
        <w:t>pursue below, is to preserve the continuous nature of indicator data</w:t>
      </w:r>
    </w:p>
    <w:p w14:paraId="2BF931F3" w14:textId="77777777" w:rsidR="006B53BB" w:rsidRDefault="006B53BB" w:rsidP="006B53BB">
      <w:pPr>
        <w:pStyle w:val="NoSpacing"/>
      </w:pPr>
      <w:r>
        <w:t>when available, and calculate values based on the cumulative</w:t>
      </w:r>
    </w:p>
    <w:p w14:paraId="11FDFC24" w14:textId="77777777" w:rsidR="006B53BB" w:rsidRDefault="006B53BB" w:rsidP="006B53BB">
      <w:pPr>
        <w:pStyle w:val="NoSpacing"/>
      </w:pPr>
      <w:r>
        <w:t>distribution function (CDF) that can be interacted with V-Dem's</w:t>
      </w:r>
    </w:p>
    <w:p w14:paraId="57BEA1C8" w14:textId="77777777" w:rsidR="006B53BB" w:rsidRDefault="006B53BB" w:rsidP="006B53BB">
      <w:pPr>
        <w:pStyle w:val="NoSpacing"/>
      </w:pPr>
      <w:r>
        <w:t>proportional responses.</w:t>
      </w:r>
    </w:p>
    <w:p w14:paraId="4751520B" w14:textId="77777777" w:rsidR="006B53BB" w:rsidRDefault="006B53BB" w:rsidP="006B53BB">
      <w:pPr>
        <w:pStyle w:val="NoSpacing"/>
      </w:pPr>
    </w:p>
    <w:p w14:paraId="15C5486A" w14:textId="77777777" w:rsidR="006B53BB" w:rsidRDefault="006B53BB" w:rsidP="006B53BB">
      <w:pPr>
        <w:pStyle w:val="NoSpacing"/>
      </w:pPr>
      <w:r>
        <w:t>-   Either approach will produce novel measurements at the</w:t>
      </w:r>
    </w:p>
    <w:p w14:paraId="4C77CADF" w14:textId="77777777" w:rsidR="006B53BB" w:rsidRDefault="006B53BB" w:rsidP="006B53BB">
      <w:pPr>
        <w:pStyle w:val="NoSpacing"/>
      </w:pPr>
      <w:r>
        <w:t xml:space="preserve">    municipal-level that are compatible with variables beyond the V-Dem</w:t>
      </w:r>
    </w:p>
    <w:p w14:paraId="2AAEA7FA" w14:textId="77777777" w:rsidR="006B53BB" w:rsidRDefault="006B53BB" w:rsidP="006B53BB">
      <w:pPr>
        <w:pStyle w:val="NoSpacing"/>
      </w:pPr>
      <w:r>
        <w:t xml:space="preserve">    indicators.</w:t>
      </w:r>
    </w:p>
    <w:p w14:paraId="096EE8EE" w14:textId="77777777" w:rsidR="006B53BB" w:rsidRDefault="006B53BB" w:rsidP="006B53BB">
      <w:pPr>
        <w:pStyle w:val="NoSpacing"/>
      </w:pPr>
    </w:p>
    <w:p w14:paraId="7EEAB465" w14:textId="77777777" w:rsidR="006B53BB" w:rsidRDefault="006B53BB" w:rsidP="006B53BB">
      <w:pPr>
        <w:pStyle w:val="NoSpacing"/>
      </w:pPr>
      <w:r>
        <w:t>## Subnational democracy "scores"</w:t>
      </w:r>
    </w:p>
    <w:p w14:paraId="0D1780E7" w14:textId="77777777" w:rsidR="006B53BB" w:rsidRDefault="006B53BB" w:rsidP="006B53BB">
      <w:pPr>
        <w:pStyle w:val="NoSpacing"/>
      </w:pPr>
    </w:p>
    <w:p w14:paraId="59B8DB48" w14:textId="77777777" w:rsidR="006B53BB" w:rsidRDefault="006B53BB" w:rsidP="006B53BB">
      <w:pPr>
        <w:pStyle w:val="NoSpacing"/>
      </w:pPr>
      <w:r>
        <w:t>Finally, the series of subnational V-Dem measures can be aggregated to</w:t>
      </w:r>
    </w:p>
    <w:p w14:paraId="23C1504B" w14:textId="77777777" w:rsidR="006B53BB" w:rsidRDefault="006B53BB" w:rsidP="006B53BB">
      <w:pPr>
        <w:pStyle w:val="NoSpacing"/>
      </w:pPr>
      <w:r>
        <w:t>produce composite scores. These will provide an initial measure of</w:t>
      </w:r>
    </w:p>
    <w:p w14:paraId="4A321FBE" w14:textId="77777777" w:rsidR="006B53BB" w:rsidRDefault="006B53BB" w:rsidP="006B53BB">
      <w:pPr>
        <w:pStyle w:val="NoSpacing"/>
      </w:pPr>
      <w:r>
        <w:t>operationalized concepts, revealing geographically located "pockets" of</w:t>
      </w:r>
    </w:p>
    <w:p w14:paraId="7FF89556" w14:textId="77777777" w:rsidR="006B53BB" w:rsidRDefault="006B53BB" w:rsidP="006B53BB">
      <w:pPr>
        <w:pStyle w:val="NoSpacing"/>
      </w:pPr>
      <w:r>
        <w:t>stronger or weaker democratization in Colombia.</w:t>
      </w:r>
    </w:p>
    <w:p w14:paraId="7E85F1DC" w14:textId="77777777" w:rsidR="006B53BB" w:rsidRDefault="006B53BB" w:rsidP="006B53BB">
      <w:pPr>
        <w:pStyle w:val="NoSpacing"/>
      </w:pPr>
    </w:p>
    <w:p w14:paraId="739C7B3B" w14:textId="77777777" w:rsidR="006B53BB" w:rsidRDefault="006B53BB" w:rsidP="006B53BB">
      <w:pPr>
        <w:pStyle w:val="NoSpacing"/>
      </w:pPr>
      <w:r>
        <w:t>-   Scoring is based on the aggregation of response values across all</w:t>
      </w:r>
    </w:p>
    <w:p w14:paraId="55307F71" w14:textId="77777777" w:rsidR="006B53BB" w:rsidRDefault="006B53BB" w:rsidP="006B53BB">
      <w:pPr>
        <w:pStyle w:val="NoSpacing"/>
      </w:pPr>
      <w:r>
        <w:t xml:space="preserve">    indicators. The advantage of using the CDF method is that the</w:t>
      </w:r>
    </w:p>
    <w:p w14:paraId="4095F961" w14:textId="77777777" w:rsidR="006B53BB" w:rsidRDefault="006B53BB" w:rsidP="006B53BB">
      <w:pPr>
        <w:pStyle w:val="NoSpacing"/>
      </w:pPr>
      <w:r>
        <w:t xml:space="preserve">    salience of each concept can be weighted to produce a final "score".</w:t>
      </w:r>
    </w:p>
    <w:p w14:paraId="548CC438" w14:textId="77777777" w:rsidR="006B53BB" w:rsidRDefault="006B53BB" w:rsidP="006B53BB">
      <w:pPr>
        <w:pStyle w:val="NoSpacing"/>
      </w:pPr>
    </w:p>
    <w:p w14:paraId="37508B36" w14:textId="77777777" w:rsidR="006B53BB" w:rsidRDefault="006B53BB" w:rsidP="006B53BB">
      <w:pPr>
        <w:pStyle w:val="NoSpacing"/>
      </w:pPr>
      <w:r>
        <w:t># Mapping exercise: 2018 cross-section of Colombia</w:t>
      </w:r>
    </w:p>
    <w:p w14:paraId="27F95B8E" w14:textId="77777777" w:rsidR="006B53BB" w:rsidRDefault="006B53BB" w:rsidP="006B53BB">
      <w:pPr>
        <w:pStyle w:val="NoSpacing"/>
      </w:pPr>
    </w:p>
    <w:p w14:paraId="243A0E42" w14:textId="77777777" w:rsidR="006B53BB" w:rsidRDefault="006B53BB" w:rsidP="006B53BB">
      <w:pPr>
        <w:pStyle w:val="NoSpacing"/>
      </w:pPr>
      <w:r>
        <w:t>This section describes in more detail a pipeline for mapping subnational</w:t>
      </w:r>
    </w:p>
    <w:p w14:paraId="6241D23E" w14:textId="77777777" w:rsidR="006B53BB" w:rsidRDefault="006B53BB" w:rsidP="006B53BB">
      <w:pPr>
        <w:pStyle w:val="NoSpacing"/>
      </w:pPr>
      <w:r>
        <w:t>democracy, and shows how conceptualization, measurement, and scoring</w:t>
      </w:r>
    </w:p>
    <w:p w14:paraId="122B6D51" w14:textId="77777777" w:rsidR="006B53BB" w:rsidRDefault="006B53BB" w:rsidP="006B53BB">
      <w:pPr>
        <w:pStyle w:val="NoSpacing"/>
      </w:pPr>
      <w:r>
        <w:lastRenderedPageBreak/>
        <w:t>occurs in practice. This exercise is designed to test the viability of</w:t>
      </w:r>
    </w:p>
    <w:p w14:paraId="270D7945" w14:textId="77777777" w:rsidR="006B53BB" w:rsidRDefault="006B53BB" w:rsidP="006B53BB">
      <w:pPr>
        <w:pStyle w:val="NoSpacing"/>
      </w:pPr>
      <w:r>
        <w:t>mapping cross-sectional country-level data before expanding the dataset</w:t>
      </w:r>
    </w:p>
    <w:p w14:paraId="4AF2126C" w14:textId="77777777" w:rsidR="006B53BB" w:rsidRDefault="006B53BB" w:rsidP="006B53BB">
      <w:pPr>
        <w:pStyle w:val="NoSpacing"/>
      </w:pPr>
      <w:r>
        <w:t>into panel format. Therefore, internal data from V-Dem is subset to</w:t>
      </w:r>
    </w:p>
    <w:p w14:paraId="43B9A894" w14:textId="77777777" w:rsidR="006B53BB" w:rsidRDefault="006B53BB" w:rsidP="006B53BB">
      <w:pPr>
        <w:pStyle w:val="NoSpacing"/>
      </w:pPr>
      <w:r>
        <w:t>Colombia for 2018, and the last five subnational responses related to</w:t>
      </w:r>
    </w:p>
    <w:p w14:paraId="44850C75" w14:textId="77777777" w:rsidR="006B53BB" w:rsidRDefault="006B53BB" w:rsidP="006B53BB">
      <w:pPr>
        <w:pStyle w:val="NoSpacing"/>
      </w:pPr>
      <w:r>
        <w:t>foreign rule and "None of the Above" are removed because they are not</w:t>
      </w:r>
    </w:p>
    <w:p w14:paraId="3F3BC46A" w14:textId="77777777" w:rsidR="006B53BB" w:rsidRDefault="006B53BB" w:rsidP="006B53BB">
      <w:pPr>
        <w:pStyle w:val="NoSpacing"/>
      </w:pPr>
      <w:r>
        <w:t xml:space="preserve">relevant for these purposes. [Table </w:t>
      </w:r>
      <w:proofErr w:type="gramStart"/>
      <w:r>
        <w:t>2](</w:t>
      </w:r>
      <w:proofErr w:type="gramEnd"/>
      <w:r>
        <w:t>#tab:Col18-table) shows the</w:t>
      </w:r>
    </w:p>
    <w:p w14:paraId="72EADD2A" w14:textId="77777777" w:rsidR="006B53BB" w:rsidRDefault="006B53BB" w:rsidP="006B53BB">
      <w:pPr>
        <w:pStyle w:val="NoSpacing"/>
      </w:pPr>
      <w:r>
        <w:t>proportional scores for each variable, subset to Colombia in 2018,</w:t>
      </w:r>
    </w:p>
    <w:p w14:paraId="3733791D" w14:textId="77777777" w:rsidR="006B53BB" w:rsidRDefault="006B53BB" w:rsidP="006B53BB">
      <w:pPr>
        <w:pStyle w:val="NoSpacing"/>
      </w:pPr>
      <w:r>
        <w:t>across the four survey questions in V-Dem.</w:t>
      </w:r>
    </w:p>
    <w:p w14:paraId="4CBA13E4" w14:textId="77777777" w:rsidR="006B53BB" w:rsidRDefault="006B53BB" w:rsidP="006B53BB">
      <w:pPr>
        <w:pStyle w:val="NoSpacing"/>
      </w:pPr>
    </w:p>
    <w:p w14:paraId="199A012D" w14:textId="77777777" w:rsidR="006B53BB" w:rsidRDefault="006B53BB" w:rsidP="006B53BB">
      <w:pPr>
        <w:pStyle w:val="NoSpacing"/>
      </w:pPr>
      <w:r>
        <w:t>The following sections show how data from external sources is collected</w:t>
      </w:r>
    </w:p>
    <w:p w14:paraId="442BCBAD" w14:textId="77777777" w:rsidR="006B53BB" w:rsidRDefault="006B53BB" w:rsidP="006B53BB">
      <w:pPr>
        <w:pStyle w:val="NoSpacing"/>
      </w:pPr>
      <w:r>
        <w:t>and assigned 2018 V-Dem values. External data from Colombia is drawn</w:t>
      </w:r>
    </w:p>
    <w:p w14:paraId="5F318BC1" w14:textId="77777777" w:rsidR="006B53BB" w:rsidRDefault="006B53BB" w:rsidP="006B53BB">
      <w:pPr>
        <w:pStyle w:val="NoSpacing"/>
      </w:pPr>
      <w:r>
        <w:t>from a variety of sources, but we do not discount the possibility of</w:t>
      </w:r>
    </w:p>
    <w:p w14:paraId="0ACB5823" w14:textId="77777777" w:rsidR="006B53BB" w:rsidRDefault="006B53BB" w:rsidP="006B53BB">
      <w:pPr>
        <w:pStyle w:val="NoSpacing"/>
      </w:pPr>
      <w:r>
        <w:t>alternative data sources. In this exercise we also include</w:t>
      </w:r>
    </w:p>
    <w:p w14:paraId="3600F535" w14:textId="77777777" w:rsidR="006B53BB" w:rsidRDefault="006B53BB" w:rsidP="006B53BB">
      <w:pPr>
        <w:pStyle w:val="NoSpacing"/>
      </w:pPr>
      <w:r>
        <w:t>visualizations to demonstrate how each factor appears depending on how</w:t>
      </w:r>
    </w:p>
    <w:p w14:paraId="5DCBB876" w14:textId="77777777" w:rsidR="006B53BB" w:rsidRDefault="006B53BB" w:rsidP="006B53BB">
      <w:pPr>
        <w:pStyle w:val="NoSpacing"/>
      </w:pPr>
      <w:r>
        <w:t>V-Dem data is applied.</w:t>
      </w:r>
    </w:p>
    <w:p w14:paraId="6B706846" w14:textId="77777777" w:rsidR="006B53BB" w:rsidRDefault="006B53BB" w:rsidP="006B53BB">
      <w:pPr>
        <w:pStyle w:val="NoSpacing"/>
      </w:pPr>
    </w:p>
    <w:p w14:paraId="525D245D" w14:textId="77777777" w:rsidR="006B53BB" w:rsidRDefault="006B53BB" w:rsidP="006B53BB">
      <w:pPr>
        <w:pStyle w:val="NoSpacing"/>
      </w:pPr>
      <w:r>
        <w:t>``</w:t>
      </w:r>
      <w:proofErr w:type="gramStart"/>
      <w:r>
        <w:t>`{</w:t>
      </w:r>
      <w:proofErr w:type="gramEnd"/>
      <w:r>
        <w:t>r, Vdem0, include=FALSE, echo=FALSE}</w:t>
      </w:r>
    </w:p>
    <w:p w14:paraId="5A48E305" w14:textId="77777777" w:rsidR="006B53BB" w:rsidRDefault="006B53BB" w:rsidP="006B53BB">
      <w:pPr>
        <w:pStyle w:val="NoSpacing"/>
      </w:pPr>
      <w:r>
        <w:t xml:space="preserve"># </w:t>
      </w:r>
      <w:proofErr w:type="gramStart"/>
      <w:r>
        <w:t>make</w:t>
      </w:r>
      <w:proofErr w:type="gramEnd"/>
      <w:r>
        <w:t xml:space="preserve"> a clean slate</w:t>
      </w:r>
    </w:p>
    <w:p w14:paraId="393A0B7C" w14:textId="77777777" w:rsidR="006B53BB" w:rsidRDefault="006B53BB" w:rsidP="006B53BB">
      <w:pPr>
        <w:pStyle w:val="NoSpacing"/>
      </w:pPr>
      <w:proofErr w:type="gramStart"/>
      <w:r>
        <w:t>rm(</w:t>
      </w:r>
      <w:proofErr w:type="gramEnd"/>
      <w:r>
        <w:t>list = ls())</w:t>
      </w:r>
    </w:p>
    <w:p w14:paraId="02D777A1" w14:textId="77777777" w:rsidR="006B53BB" w:rsidRDefault="006B53BB" w:rsidP="006B53BB">
      <w:pPr>
        <w:pStyle w:val="NoSpacing"/>
      </w:pPr>
      <w:r>
        <w:t xml:space="preserve"># </w:t>
      </w:r>
      <w:proofErr w:type="gramStart"/>
      <w:r>
        <w:t>load</w:t>
      </w:r>
      <w:proofErr w:type="gramEnd"/>
      <w:r>
        <w:t xml:space="preserve"> needed packages</w:t>
      </w:r>
    </w:p>
    <w:p w14:paraId="1F151E54" w14:textId="77777777" w:rsidR="006B53BB" w:rsidRDefault="006B53BB" w:rsidP="006B53BB">
      <w:pPr>
        <w:pStyle w:val="NoSpacing"/>
      </w:pPr>
      <w:r>
        <w:t>library(</w:t>
      </w:r>
      <w:proofErr w:type="spellStart"/>
      <w:r>
        <w:t>tidyverse</w:t>
      </w:r>
      <w:proofErr w:type="spellEnd"/>
      <w:r>
        <w:t>)</w:t>
      </w:r>
    </w:p>
    <w:p w14:paraId="083930E6" w14:textId="77777777" w:rsidR="006B53BB" w:rsidRDefault="006B53BB" w:rsidP="006B53BB">
      <w:pPr>
        <w:pStyle w:val="NoSpacing"/>
      </w:pPr>
      <w:r>
        <w:t>library(</w:t>
      </w:r>
      <w:proofErr w:type="spellStart"/>
      <w:r>
        <w:t>vdemdata</w:t>
      </w:r>
      <w:proofErr w:type="spellEnd"/>
      <w:r>
        <w:t>)</w:t>
      </w:r>
    </w:p>
    <w:p w14:paraId="15158A66" w14:textId="77777777" w:rsidR="006B53BB" w:rsidRDefault="006B53BB" w:rsidP="006B53BB">
      <w:pPr>
        <w:pStyle w:val="NoSpacing"/>
      </w:pPr>
    </w:p>
    <w:p w14:paraId="766B3049" w14:textId="77777777" w:rsidR="006B53BB" w:rsidRDefault="006B53BB" w:rsidP="006B53BB">
      <w:pPr>
        <w:pStyle w:val="NoSpacing"/>
      </w:pPr>
      <w:r>
        <w:t># Create a data frame of version 13 dataset:</w:t>
      </w:r>
    </w:p>
    <w:p w14:paraId="09285A6E" w14:textId="77777777" w:rsidR="006B53BB" w:rsidRDefault="006B53BB" w:rsidP="006B53BB">
      <w:pPr>
        <w:pStyle w:val="NoSpacing"/>
      </w:pPr>
      <w:r>
        <w:t xml:space="preserve">v13 &lt;- </w:t>
      </w:r>
      <w:proofErr w:type="spellStart"/>
      <w:r>
        <w:t>vdem</w:t>
      </w:r>
      <w:proofErr w:type="spellEnd"/>
    </w:p>
    <w:p w14:paraId="6C21F5D1" w14:textId="77777777" w:rsidR="006B53BB" w:rsidRDefault="006B53BB" w:rsidP="006B53BB">
      <w:pPr>
        <w:pStyle w:val="NoSpacing"/>
      </w:pPr>
      <w:r>
        <w:t xml:space="preserve"># </w:t>
      </w:r>
      <w:proofErr w:type="gramStart"/>
      <w:r>
        <w:t>this</w:t>
      </w:r>
      <w:proofErr w:type="gramEnd"/>
      <w:r>
        <w:t xml:space="preserve"> df appears to be the same as MC's "full + others" data set: read_dta("C:/Users/mcoppedg/Dropbox/MC/VDemFiles/Archive/V13/V-Dem-CY-Full+Others/V-Dem-CY-Full+Others-v13.dta")</w:t>
      </w:r>
    </w:p>
    <w:p w14:paraId="6DE0342E" w14:textId="77777777" w:rsidR="006B53BB" w:rsidRDefault="006B53BB" w:rsidP="006B53BB">
      <w:pPr>
        <w:pStyle w:val="NoSpacing"/>
      </w:pPr>
    </w:p>
    <w:p w14:paraId="4D3EC039" w14:textId="77777777" w:rsidR="006B53BB" w:rsidRDefault="006B53BB" w:rsidP="006B53BB">
      <w:pPr>
        <w:pStyle w:val="NoSpacing"/>
      </w:pPr>
      <w:r>
        <w:t># Filter to just Colombia since 1899:</w:t>
      </w:r>
    </w:p>
    <w:p w14:paraId="7B6119C1" w14:textId="77777777" w:rsidR="006B53BB" w:rsidRDefault="006B53BB" w:rsidP="006B53BB">
      <w:pPr>
        <w:pStyle w:val="NoSpacing"/>
      </w:pPr>
      <w:r>
        <w:t xml:space="preserve">v13_col &lt;- </w:t>
      </w:r>
      <w:proofErr w:type="gramStart"/>
      <w:r>
        <w:t>filter(</w:t>
      </w:r>
      <w:proofErr w:type="gramEnd"/>
      <w:r>
        <w:t xml:space="preserve">v13, </w:t>
      </w:r>
      <w:proofErr w:type="spellStart"/>
      <w:r>
        <w:t>country_name</w:t>
      </w:r>
      <w:proofErr w:type="spellEnd"/>
      <w:r>
        <w:t>=="Colombia" &amp; year &gt; 1899)</w:t>
      </w:r>
    </w:p>
    <w:p w14:paraId="5725F327" w14:textId="77777777" w:rsidR="006B53BB" w:rsidRDefault="006B53BB" w:rsidP="006B53BB">
      <w:pPr>
        <w:pStyle w:val="NoSpacing"/>
      </w:pPr>
    </w:p>
    <w:p w14:paraId="65EE0AB0" w14:textId="77777777" w:rsidR="006B53BB" w:rsidRDefault="006B53BB" w:rsidP="006B53BB">
      <w:pPr>
        <w:pStyle w:val="NoSpacing"/>
      </w:pPr>
      <w:r>
        <w:t># Select just the ID and subnational variables</w:t>
      </w:r>
    </w:p>
    <w:p w14:paraId="781CF4E0" w14:textId="77777777" w:rsidR="006B53BB" w:rsidRDefault="006B53BB" w:rsidP="006B53BB">
      <w:pPr>
        <w:pStyle w:val="NoSpacing"/>
      </w:pPr>
      <w:r>
        <w:t xml:space="preserve"># (Note: v2elsnless and v2elsnmore are not in this df. We will make sure to </w:t>
      </w:r>
    </w:p>
    <w:p w14:paraId="09EB27A5" w14:textId="77777777" w:rsidR="006B53BB" w:rsidRDefault="006B53BB" w:rsidP="006B53BB">
      <w:pPr>
        <w:pStyle w:val="NoSpacing"/>
      </w:pPr>
      <w:r>
        <w:t xml:space="preserve"># </w:t>
      </w:r>
      <w:proofErr w:type="gramStart"/>
      <w:r>
        <w:t>include</w:t>
      </w:r>
      <w:proofErr w:type="gramEnd"/>
      <w:r>
        <w:t xml:space="preserve"> them in our request to the data manager.)</w:t>
      </w:r>
    </w:p>
    <w:p w14:paraId="1D5C9892" w14:textId="77777777" w:rsidR="006B53BB" w:rsidRDefault="006B53BB" w:rsidP="006B53BB">
      <w:pPr>
        <w:pStyle w:val="NoSpacing"/>
      </w:pPr>
      <w:r>
        <w:t>v13_col_sn &lt;- v13_col %&gt;%</w:t>
      </w:r>
    </w:p>
    <w:p w14:paraId="0455D24A" w14:textId="77777777" w:rsidR="006B53BB" w:rsidRDefault="006B53BB" w:rsidP="006B53BB">
      <w:pPr>
        <w:pStyle w:val="NoSpacing"/>
      </w:pPr>
      <w:r>
        <w:t xml:space="preserve">  </w:t>
      </w:r>
      <w:proofErr w:type="gramStart"/>
      <w:r>
        <w:t>select(</w:t>
      </w:r>
      <w:proofErr w:type="spellStart"/>
      <w:proofErr w:type="gramEnd"/>
      <w:r>
        <w:t>country_id</w:t>
      </w:r>
      <w:proofErr w:type="spellEnd"/>
      <w:r>
        <w:t xml:space="preserve">, </w:t>
      </w:r>
      <w:proofErr w:type="spellStart"/>
      <w:r>
        <w:t>country_name</w:t>
      </w:r>
      <w:proofErr w:type="spellEnd"/>
      <w:r>
        <w:t xml:space="preserve">, </w:t>
      </w:r>
      <w:proofErr w:type="spellStart"/>
      <w:r>
        <w:t>country_text_id</w:t>
      </w:r>
      <w:proofErr w:type="spellEnd"/>
      <w:r>
        <w:t xml:space="preserve">, </w:t>
      </w:r>
      <w:proofErr w:type="spellStart"/>
      <w:r>
        <w:t>historical_date</w:t>
      </w:r>
      <w:proofErr w:type="spellEnd"/>
      <w:r>
        <w:t xml:space="preserve">, year, </w:t>
      </w:r>
    </w:p>
    <w:p w14:paraId="6B710BAA" w14:textId="77777777" w:rsidR="006B53BB" w:rsidRDefault="006B53BB" w:rsidP="006B53BB">
      <w:pPr>
        <w:pStyle w:val="NoSpacing"/>
      </w:pPr>
      <w:r>
        <w:t xml:space="preserve">         v2elsnlfc_</w:t>
      </w:r>
      <w:proofErr w:type="gramStart"/>
      <w:r>
        <w:t>0:v</w:t>
      </w:r>
      <w:proofErr w:type="gramEnd"/>
      <w:r>
        <w:t>2elsnlfc_21, v2elsnmrfc_0:v2elsnmrfc_21,</w:t>
      </w:r>
    </w:p>
    <w:p w14:paraId="6AD96E18" w14:textId="77777777" w:rsidR="006B53BB" w:rsidRDefault="006B53BB" w:rsidP="006B53BB">
      <w:pPr>
        <w:pStyle w:val="NoSpacing"/>
      </w:pPr>
      <w:r>
        <w:t xml:space="preserve">         v2clrgstch_</w:t>
      </w:r>
      <w:proofErr w:type="gramStart"/>
      <w:r>
        <w:t>0:v</w:t>
      </w:r>
      <w:proofErr w:type="gramEnd"/>
      <w:r>
        <w:t>2clrgstch_21, v2clrgwkch_0:v2clrgwkch_21)</w:t>
      </w:r>
    </w:p>
    <w:p w14:paraId="326179F1" w14:textId="77777777" w:rsidR="006B53BB" w:rsidRDefault="006B53BB" w:rsidP="006B53BB">
      <w:pPr>
        <w:pStyle w:val="NoSpacing"/>
      </w:pPr>
    </w:p>
    <w:p w14:paraId="608FE9B1" w14:textId="77777777" w:rsidR="006B53BB" w:rsidRDefault="006B53BB" w:rsidP="006B53BB">
      <w:pPr>
        <w:pStyle w:val="NoSpacing"/>
      </w:pPr>
      <w:r>
        <w:t># Listing the variable names to check our work:</w:t>
      </w:r>
    </w:p>
    <w:p w14:paraId="0C050EA9" w14:textId="77777777" w:rsidR="006B53BB" w:rsidRDefault="006B53BB" w:rsidP="006B53BB">
      <w:pPr>
        <w:pStyle w:val="NoSpacing"/>
      </w:pPr>
      <w:r>
        <w:t>#</w:t>
      </w:r>
      <w:proofErr w:type="gramStart"/>
      <w:r>
        <w:t>names</w:t>
      </w:r>
      <w:proofErr w:type="gramEnd"/>
      <w:r>
        <w:t>(v13_col_sn)</w:t>
      </w:r>
    </w:p>
    <w:p w14:paraId="39101754" w14:textId="77777777" w:rsidR="006B53BB" w:rsidRDefault="006B53BB" w:rsidP="006B53BB">
      <w:pPr>
        <w:pStyle w:val="NoSpacing"/>
      </w:pPr>
      <w:r>
        <w:t># Export the result to a CSV file:</w:t>
      </w:r>
    </w:p>
    <w:p w14:paraId="395BB241" w14:textId="77777777" w:rsidR="006B53BB" w:rsidRDefault="006B53BB" w:rsidP="006B53BB">
      <w:pPr>
        <w:pStyle w:val="NoSpacing"/>
      </w:pPr>
      <w:r>
        <w:t>#</w:t>
      </w:r>
      <w:proofErr w:type="gramStart"/>
      <w:r>
        <w:t>write.csv(</w:t>
      </w:r>
      <w:proofErr w:type="gramEnd"/>
      <w:r>
        <w:t>v13_col_sn, file = "v13_col_sn.csv")</w:t>
      </w:r>
    </w:p>
    <w:p w14:paraId="0DD23F0F" w14:textId="77777777" w:rsidR="006B53BB" w:rsidRDefault="006B53BB" w:rsidP="006B53BB">
      <w:pPr>
        <w:pStyle w:val="NoSpacing"/>
      </w:pPr>
      <w:r>
        <w:t>```</w:t>
      </w:r>
    </w:p>
    <w:p w14:paraId="55C9D4F3" w14:textId="77777777" w:rsidR="006B53BB" w:rsidRDefault="006B53BB" w:rsidP="006B53BB">
      <w:pPr>
        <w:pStyle w:val="NoSpacing"/>
      </w:pPr>
    </w:p>
    <w:p w14:paraId="3AFB5874" w14:textId="77777777" w:rsidR="006B53BB" w:rsidRDefault="006B53BB" w:rsidP="006B53BB">
      <w:pPr>
        <w:pStyle w:val="NoSpacing"/>
      </w:pPr>
      <w:r>
        <w:t>``</w:t>
      </w:r>
      <w:proofErr w:type="gramStart"/>
      <w:r>
        <w:t>`{</w:t>
      </w:r>
      <w:proofErr w:type="gramEnd"/>
      <w:r>
        <w:t>r, v13_col_2018, include=FALSE, echo=FALSE}</w:t>
      </w:r>
    </w:p>
    <w:p w14:paraId="577D1C60" w14:textId="77777777" w:rsidR="006B53BB" w:rsidRDefault="006B53BB" w:rsidP="006B53BB">
      <w:pPr>
        <w:pStyle w:val="NoSpacing"/>
      </w:pPr>
      <w:r>
        <w:t xml:space="preserve"># </w:t>
      </w:r>
      <w:proofErr w:type="gramStart"/>
      <w:r>
        <w:t>create</w:t>
      </w:r>
      <w:proofErr w:type="gramEnd"/>
      <w:r>
        <w:t xml:space="preserve"> subset of V-Dem data for 2018 </w:t>
      </w:r>
    </w:p>
    <w:p w14:paraId="75B67E97" w14:textId="77777777" w:rsidR="006B53BB" w:rsidRDefault="006B53BB" w:rsidP="006B53BB">
      <w:pPr>
        <w:pStyle w:val="NoSpacing"/>
      </w:pPr>
      <w:r>
        <w:lastRenderedPageBreak/>
        <w:t xml:space="preserve">v13_col_sn_2018 &lt;- </w:t>
      </w:r>
      <w:proofErr w:type="gramStart"/>
      <w:r>
        <w:t>subset(</w:t>
      </w:r>
      <w:proofErr w:type="gramEnd"/>
      <w:r>
        <w:t xml:space="preserve">v13_col_sn, year == 2018) </w:t>
      </w:r>
    </w:p>
    <w:p w14:paraId="75236063" w14:textId="77777777" w:rsidR="006B53BB" w:rsidRDefault="006B53BB" w:rsidP="006B53BB">
      <w:pPr>
        <w:pStyle w:val="NoSpacing"/>
      </w:pPr>
      <w:r>
        <w:t>v13_col_sn_2018 &lt;- v13_col_sn_2018 %&gt;%</w:t>
      </w:r>
    </w:p>
    <w:p w14:paraId="6935A7C7" w14:textId="77777777" w:rsidR="006B53BB" w:rsidRDefault="006B53BB" w:rsidP="006B53BB">
      <w:pPr>
        <w:pStyle w:val="NoSpacing"/>
      </w:pPr>
      <w:r>
        <w:t xml:space="preserve">  select(-</w:t>
      </w:r>
      <w:proofErr w:type="gramStart"/>
      <w:r>
        <w:t>matches(</w:t>
      </w:r>
      <w:proofErr w:type="gramEnd"/>
      <w:r>
        <w:t>"_17$|_18$|_19$|_20$|_21$")) # remove responses not relevant for Colombia</w:t>
      </w:r>
    </w:p>
    <w:p w14:paraId="4A727A33" w14:textId="77777777" w:rsidR="006B53BB" w:rsidRDefault="006B53BB" w:rsidP="006B53BB">
      <w:pPr>
        <w:pStyle w:val="NoSpacing"/>
      </w:pPr>
      <w:r>
        <w:t xml:space="preserve">df2rm = </w:t>
      </w:r>
      <w:proofErr w:type="gramStart"/>
      <w:r>
        <w:t>c(</w:t>
      </w:r>
      <w:proofErr w:type="gramEnd"/>
      <w:r>
        <w:t>"v13", "v13_col", "v13_col_sn", "df2rm")</w:t>
      </w:r>
    </w:p>
    <w:p w14:paraId="24C6C880" w14:textId="77777777" w:rsidR="006B53BB" w:rsidRDefault="006B53BB" w:rsidP="006B53BB">
      <w:pPr>
        <w:pStyle w:val="NoSpacing"/>
      </w:pPr>
      <w:proofErr w:type="gramStart"/>
      <w:r>
        <w:t>rm(</w:t>
      </w:r>
      <w:proofErr w:type="gramEnd"/>
      <w:r>
        <w:t>list = df2rm)</w:t>
      </w:r>
    </w:p>
    <w:p w14:paraId="7906A565" w14:textId="77777777" w:rsidR="006B53BB" w:rsidRDefault="006B53BB" w:rsidP="006B53BB">
      <w:pPr>
        <w:pStyle w:val="NoSpacing"/>
      </w:pPr>
      <w:r>
        <w:t>```</w:t>
      </w:r>
    </w:p>
    <w:p w14:paraId="0F041E2A" w14:textId="77777777" w:rsidR="006B53BB" w:rsidRDefault="006B53BB" w:rsidP="006B53BB">
      <w:pPr>
        <w:pStyle w:val="NoSpacing"/>
      </w:pPr>
    </w:p>
    <w:p w14:paraId="2C05D826" w14:textId="77777777" w:rsidR="006B53BB" w:rsidRDefault="006B53BB" w:rsidP="006B53BB">
      <w:pPr>
        <w:pStyle w:val="NoSpacing"/>
      </w:pPr>
      <w:r>
        <w:t>``</w:t>
      </w:r>
      <w:proofErr w:type="gramStart"/>
      <w:r>
        <w:t>`{</w:t>
      </w:r>
      <w:proofErr w:type="gramEnd"/>
      <w:r>
        <w:t>r, Col18-table, echo=FALSE, message=FALSE, results='</w:t>
      </w:r>
      <w:proofErr w:type="spellStart"/>
      <w:r>
        <w:t>asis</w:t>
      </w:r>
      <w:proofErr w:type="spellEnd"/>
      <w:r>
        <w:t>'}</w:t>
      </w:r>
    </w:p>
    <w:p w14:paraId="7741E7B1" w14:textId="77777777" w:rsidR="006B53BB" w:rsidRDefault="006B53BB" w:rsidP="006B53BB">
      <w:pPr>
        <w:pStyle w:val="NoSpacing"/>
      </w:pPr>
    </w:p>
    <w:p w14:paraId="366272DA" w14:textId="77777777" w:rsidR="006B53BB" w:rsidRDefault="006B53BB" w:rsidP="006B53BB">
      <w:pPr>
        <w:pStyle w:val="NoSpacing"/>
      </w:pPr>
      <w:r>
        <w:t># Load necessary libraries</w:t>
      </w:r>
    </w:p>
    <w:p w14:paraId="79DCF147" w14:textId="77777777" w:rsidR="006B53BB" w:rsidRDefault="006B53BB" w:rsidP="006B53BB">
      <w:pPr>
        <w:pStyle w:val="NoSpacing"/>
      </w:pPr>
      <w:r>
        <w:t>library(</w:t>
      </w:r>
      <w:proofErr w:type="spellStart"/>
      <w:r>
        <w:t>dplyr</w:t>
      </w:r>
      <w:proofErr w:type="spellEnd"/>
      <w:r>
        <w:t>)</w:t>
      </w:r>
    </w:p>
    <w:p w14:paraId="2C213A10" w14:textId="77777777" w:rsidR="006B53BB" w:rsidRDefault="006B53BB" w:rsidP="006B53BB">
      <w:pPr>
        <w:pStyle w:val="NoSpacing"/>
      </w:pPr>
      <w:r>
        <w:t>library(</w:t>
      </w:r>
      <w:proofErr w:type="spellStart"/>
      <w:r>
        <w:t>tidyr</w:t>
      </w:r>
      <w:proofErr w:type="spellEnd"/>
      <w:r>
        <w:t>)</w:t>
      </w:r>
    </w:p>
    <w:p w14:paraId="11BD48AA" w14:textId="77777777" w:rsidR="006B53BB" w:rsidRDefault="006B53BB" w:rsidP="006B53BB">
      <w:pPr>
        <w:pStyle w:val="NoSpacing"/>
      </w:pPr>
      <w:r>
        <w:t>library(</w:t>
      </w:r>
      <w:proofErr w:type="spellStart"/>
      <w:r>
        <w:t>knitr</w:t>
      </w:r>
      <w:proofErr w:type="spellEnd"/>
      <w:r>
        <w:t>)</w:t>
      </w:r>
    </w:p>
    <w:p w14:paraId="259954DC" w14:textId="77777777" w:rsidR="006B53BB" w:rsidRDefault="006B53BB" w:rsidP="006B53BB">
      <w:pPr>
        <w:pStyle w:val="NoSpacing"/>
      </w:pPr>
      <w:r>
        <w:t>library(</w:t>
      </w:r>
      <w:proofErr w:type="spellStart"/>
      <w:r>
        <w:t>purrr</w:t>
      </w:r>
      <w:proofErr w:type="spellEnd"/>
      <w:r>
        <w:t>)</w:t>
      </w:r>
    </w:p>
    <w:p w14:paraId="0659511F" w14:textId="77777777" w:rsidR="006B53BB" w:rsidRDefault="006B53BB" w:rsidP="006B53BB">
      <w:pPr>
        <w:pStyle w:val="NoSpacing"/>
      </w:pPr>
      <w:r>
        <w:t>library(</w:t>
      </w:r>
      <w:proofErr w:type="spellStart"/>
      <w:r>
        <w:t>kableExtra</w:t>
      </w:r>
      <w:proofErr w:type="spellEnd"/>
      <w:r>
        <w:t>)</w:t>
      </w:r>
    </w:p>
    <w:p w14:paraId="2B89B388" w14:textId="77777777" w:rsidR="006B53BB" w:rsidRDefault="006B53BB" w:rsidP="006B53BB">
      <w:pPr>
        <w:pStyle w:val="NoSpacing"/>
      </w:pPr>
      <w:r>
        <w:t>library(insight)</w:t>
      </w:r>
    </w:p>
    <w:p w14:paraId="5CB934C2" w14:textId="77777777" w:rsidR="006B53BB" w:rsidRDefault="006B53BB" w:rsidP="006B53BB">
      <w:pPr>
        <w:pStyle w:val="NoSpacing"/>
      </w:pPr>
    </w:p>
    <w:p w14:paraId="4829D3D6" w14:textId="77777777" w:rsidR="006B53BB" w:rsidRDefault="006B53BB" w:rsidP="006B53BB">
      <w:pPr>
        <w:pStyle w:val="NoSpacing"/>
      </w:pPr>
      <w:proofErr w:type="spellStart"/>
      <w:r>
        <w:t>selected_vars</w:t>
      </w:r>
      <w:proofErr w:type="spellEnd"/>
      <w:r>
        <w:t xml:space="preserve"> &lt;- </w:t>
      </w:r>
      <w:proofErr w:type="gramStart"/>
      <w:r>
        <w:t>grep(</w:t>
      </w:r>
      <w:proofErr w:type="gramEnd"/>
      <w:r>
        <w:t xml:space="preserve">"v2elsnlfc|v2elsnmrfc|v2clrgstch|v2clrgwkch", </w:t>
      </w:r>
      <w:proofErr w:type="spellStart"/>
      <w:r>
        <w:t>colnames</w:t>
      </w:r>
      <w:proofErr w:type="spellEnd"/>
      <w:r>
        <w:t>(v13_col_sn_2018), value = TRUE)</w:t>
      </w:r>
    </w:p>
    <w:p w14:paraId="07B09F06" w14:textId="77777777" w:rsidR="006B53BB" w:rsidRDefault="006B53BB" w:rsidP="006B53BB">
      <w:pPr>
        <w:pStyle w:val="NoSpacing"/>
      </w:pPr>
      <w:proofErr w:type="spellStart"/>
      <w:r>
        <w:t>selected_df</w:t>
      </w:r>
      <w:proofErr w:type="spellEnd"/>
      <w:r>
        <w:t xml:space="preserve"> &lt;- v13_col_sn_2018 %&gt;%</w:t>
      </w:r>
    </w:p>
    <w:p w14:paraId="1DD15A56" w14:textId="77777777" w:rsidR="006B53BB" w:rsidRDefault="006B53BB" w:rsidP="006B53BB">
      <w:pPr>
        <w:pStyle w:val="NoSpacing"/>
      </w:pPr>
      <w:r>
        <w:t xml:space="preserve">  select(</w:t>
      </w:r>
      <w:proofErr w:type="spellStart"/>
      <w:r>
        <w:t>all_of</w:t>
      </w:r>
      <w:proofErr w:type="spellEnd"/>
      <w:r>
        <w:t>(</w:t>
      </w:r>
      <w:proofErr w:type="spellStart"/>
      <w:r>
        <w:t>selected_vars</w:t>
      </w:r>
      <w:proofErr w:type="spellEnd"/>
      <w:r>
        <w:t>))</w:t>
      </w:r>
    </w:p>
    <w:p w14:paraId="03834EB7" w14:textId="77777777" w:rsidR="006B53BB" w:rsidRDefault="006B53BB" w:rsidP="006B53BB">
      <w:pPr>
        <w:pStyle w:val="NoSpacing"/>
      </w:pPr>
    </w:p>
    <w:p w14:paraId="5F6F822B" w14:textId="77777777" w:rsidR="006B53BB" w:rsidRDefault="006B53BB" w:rsidP="006B53BB">
      <w:pPr>
        <w:pStyle w:val="NoSpacing"/>
      </w:pPr>
      <w:proofErr w:type="spellStart"/>
      <w:r>
        <w:t>summary_df</w:t>
      </w:r>
      <w:proofErr w:type="spellEnd"/>
      <w:r>
        <w:t xml:space="preserve"> &lt;- </w:t>
      </w:r>
      <w:proofErr w:type="spellStart"/>
      <w:r>
        <w:t>selected_df</w:t>
      </w:r>
      <w:proofErr w:type="spellEnd"/>
      <w:r>
        <w:t xml:space="preserve"> %&gt;%</w:t>
      </w:r>
    </w:p>
    <w:p w14:paraId="53E19498" w14:textId="77777777" w:rsidR="006B53BB" w:rsidRDefault="006B53BB" w:rsidP="006B53BB">
      <w:pPr>
        <w:pStyle w:val="NoSpacing"/>
      </w:pPr>
      <w:r>
        <w:t xml:space="preserve">  </w:t>
      </w:r>
      <w:proofErr w:type="spellStart"/>
      <w:r>
        <w:t>pivot_</w:t>
      </w:r>
      <w:proofErr w:type="gramStart"/>
      <w:r>
        <w:t>longer</w:t>
      </w:r>
      <w:proofErr w:type="spellEnd"/>
      <w:r>
        <w:t>(</w:t>
      </w:r>
      <w:proofErr w:type="gramEnd"/>
      <w:r>
        <w:t>cols = everything()) %&gt;%</w:t>
      </w:r>
    </w:p>
    <w:p w14:paraId="100E776B" w14:textId="77777777" w:rsidR="006B53BB" w:rsidRDefault="006B53BB" w:rsidP="006B53BB">
      <w:pPr>
        <w:pStyle w:val="NoSpacing"/>
      </w:pPr>
      <w:r>
        <w:t xml:space="preserve">  </w:t>
      </w:r>
      <w:proofErr w:type="gramStart"/>
      <w:r>
        <w:t>mutate(</w:t>
      </w:r>
      <w:proofErr w:type="spellStart"/>
      <w:proofErr w:type="gramEnd"/>
      <w:r>
        <w:t>row_id</w:t>
      </w:r>
      <w:proofErr w:type="spellEnd"/>
      <w:r>
        <w:t xml:space="preserve"> = </w:t>
      </w:r>
      <w:proofErr w:type="spellStart"/>
      <w:r>
        <w:t>gsub</w:t>
      </w:r>
      <w:proofErr w:type="spellEnd"/>
      <w:r>
        <w:t>(".*_(\\d+)$", "\\1", name)) %&gt;%</w:t>
      </w:r>
    </w:p>
    <w:p w14:paraId="16080270" w14:textId="77777777" w:rsidR="006B53BB" w:rsidRDefault="006B53BB" w:rsidP="006B53BB">
      <w:pPr>
        <w:pStyle w:val="NoSpacing"/>
      </w:pPr>
      <w:r>
        <w:t xml:space="preserve">  </w:t>
      </w:r>
      <w:proofErr w:type="gramStart"/>
      <w:r>
        <w:t>mutate(</w:t>
      </w:r>
      <w:proofErr w:type="spellStart"/>
      <w:proofErr w:type="gramEnd"/>
      <w:r>
        <w:t>column_id</w:t>
      </w:r>
      <w:proofErr w:type="spellEnd"/>
      <w:r>
        <w:t xml:space="preserve"> = </w:t>
      </w:r>
      <w:proofErr w:type="spellStart"/>
      <w:r>
        <w:t>gsub</w:t>
      </w:r>
      <w:proofErr w:type="spellEnd"/>
      <w:r>
        <w:t>(".*(v2elsnlfc|v2elsnmrfc|v2clrgstch|v2clrgwkch).*", "\\1", name)) %&gt;%</w:t>
      </w:r>
    </w:p>
    <w:p w14:paraId="4C524FDD" w14:textId="77777777" w:rsidR="006B53BB" w:rsidRDefault="006B53BB" w:rsidP="006B53BB">
      <w:pPr>
        <w:pStyle w:val="NoSpacing"/>
      </w:pPr>
      <w:r>
        <w:t xml:space="preserve">  </w:t>
      </w:r>
      <w:proofErr w:type="spellStart"/>
      <w:r>
        <w:t>pivot_</w:t>
      </w:r>
      <w:proofErr w:type="gramStart"/>
      <w:r>
        <w:t>wider</w:t>
      </w:r>
      <w:proofErr w:type="spellEnd"/>
      <w:r>
        <w:t>(</w:t>
      </w:r>
      <w:proofErr w:type="spellStart"/>
      <w:proofErr w:type="gramEnd"/>
      <w:r>
        <w:t>names_from</w:t>
      </w:r>
      <w:proofErr w:type="spellEnd"/>
      <w:r>
        <w:t xml:space="preserve"> = </w:t>
      </w:r>
      <w:proofErr w:type="spellStart"/>
      <w:r>
        <w:t>column_id</w:t>
      </w:r>
      <w:proofErr w:type="spellEnd"/>
      <w:r>
        <w:t xml:space="preserve">, </w:t>
      </w:r>
      <w:proofErr w:type="spellStart"/>
      <w:r>
        <w:t>values_from</w:t>
      </w:r>
      <w:proofErr w:type="spellEnd"/>
      <w:r>
        <w:t xml:space="preserve"> = value) %&gt;%</w:t>
      </w:r>
    </w:p>
    <w:p w14:paraId="0CCEAE93" w14:textId="77777777" w:rsidR="006B53BB" w:rsidRDefault="006B53BB" w:rsidP="006B53BB">
      <w:pPr>
        <w:pStyle w:val="NoSpacing"/>
      </w:pPr>
      <w:r>
        <w:t xml:space="preserve">  select(-name) %&gt;%</w:t>
      </w:r>
    </w:p>
    <w:p w14:paraId="700BF658" w14:textId="77777777" w:rsidR="006B53BB" w:rsidRDefault="006B53BB" w:rsidP="006B53BB">
      <w:pPr>
        <w:pStyle w:val="NoSpacing"/>
      </w:pPr>
      <w:r>
        <w:t xml:space="preserve">  </w:t>
      </w:r>
      <w:proofErr w:type="gramStart"/>
      <w:r>
        <w:t>mutate(</w:t>
      </w:r>
      <w:proofErr w:type="spellStart"/>
      <w:proofErr w:type="gramEnd"/>
      <w:r>
        <w:t>row_id</w:t>
      </w:r>
      <w:proofErr w:type="spellEnd"/>
      <w:r>
        <w:t xml:space="preserve"> = </w:t>
      </w:r>
      <w:proofErr w:type="spellStart"/>
      <w:r>
        <w:t>as.numeric</w:t>
      </w:r>
      <w:proofErr w:type="spellEnd"/>
      <w:r>
        <w:t>(</w:t>
      </w:r>
      <w:proofErr w:type="spellStart"/>
      <w:r>
        <w:t>row_id</w:t>
      </w:r>
      <w:proofErr w:type="spellEnd"/>
      <w:r>
        <w:t xml:space="preserve">)) %&gt;% </w:t>
      </w:r>
    </w:p>
    <w:p w14:paraId="15F68FF9" w14:textId="77777777" w:rsidR="006B53BB" w:rsidRDefault="006B53BB" w:rsidP="006B53BB">
      <w:pPr>
        <w:pStyle w:val="NoSpacing"/>
      </w:pPr>
      <w:r>
        <w:t xml:space="preserve">  </w:t>
      </w:r>
      <w:proofErr w:type="spellStart"/>
      <w:r>
        <w:t>group_by</w:t>
      </w:r>
      <w:proofErr w:type="spellEnd"/>
      <w:r>
        <w:t>(</w:t>
      </w:r>
      <w:proofErr w:type="spellStart"/>
      <w:r>
        <w:t>row_id</w:t>
      </w:r>
      <w:proofErr w:type="spellEnd"/>
      <w:r>
        <w:t>) %&gt;%</w:t>
      </w:r>
    </w:p>
    <w:p w14:paraId="2EFDFCA1" w14:textId="77777777" w:rsidR="006B53BB" w:rsidRDefault="006B53BB" w:rsidP="006B53BB">
      <w:pPr>
        <w:pStyle w:val="NoSpacing"/>
      </w:pPr>
      <w:r>
        <w:t xml:space="preserve">  </w:t>
      </w:r>
      <w:proofErr w:type="spellStart"/>
      <w:r>
        <w:t>summarise</w:t>
      </w:r>
      <w:proofErr w:type="spellEnd"/>
      <w:r>
        <w:t>(across(</w:t>
      </w:r>
      <w:proofErr w:type="gramStart"/>
      <w:r>
        <w:t>everything(</w:t>
      </w:r>
      <w:proofErr w:type="gramEnd"/>
      <w:r>
        <w:t>), ~</w:t>
      </w:r>
      <w:proofErr w:type="spellStart"/>
      <w:r>
        <w:t>ifelse</w:t>
      </w:r>
      <w:proofErr w:type="spellEnd"/>
      <w:r>
        <w:t>(all(is.na(.)), NA, first(</w:t>
      </w:r>
      <w:proofErr w:type="spellStart"/>
      <w:r>
        <w:t>na.omit</w:t>
      </w:r>
      <w:proofErr w:type="spellEnd"/>
      <w:r>
        <w:t>(.))))) %&gt;%</w:t>
      </w:r>
    </w:p>
    <w:p w14:paraId="60D176AA" w14:textId="77777777" w:rsidR="006B53BB" w:rsidRDefault="006B53BB" w:rsidP="006B53BB">
      <w:pPr>
        <w:pStyle w:val="NoSpacing"/>
      </w:pPr>
      <w:r>
        <w:t xml:space="preserve">  </w:t>
      </w:r>
      <w:proofErr w:type="gramStart"/>
      <w:r>
        <w:t>ungroup(</w:t>
      </w:r>
      <w:proofErr w:type="gramEnd"/>
      <w:r>
        <w:t>)</w:t>
      </w:r>
    </w:p>
    <w:p w14:paraId="5EC25137" w14:textId="77777777" w:rsidR="006B53BB" w:rsidRDefault="006B53BB" w:rsidP="006B53BB">
      <w:pPr>
        <w:pStyle w:val="NoSpacing"/>
      </w:pPr>
    </w:p>
    <w:p w14:paraId="5FB295AD" w14:textId="77777777" w:rsidR="006B53BB" w:rsidRDefault="006B53BB" w:rsidP="006B53BB">
      <w:pPr>
        <w:pStyle w:val="NoSpacing"/>
      </w:pPr>
      <w:proofErr w:type="spellStart"/>
      <w:r>
        <w:t>new_col_names</w:t>
      </w:r>
      <w:proofErr w:type="spellEnd"/>
      <w:r>
        <w:t xml:space="preserve"> &lt;- </w:t>
      </w:r>
      <w:proofErr w:type="gramStart"/>
      <w:r>
        <w:t>c(</w:t>
      </w:r>
      <w:proofErr w:type="gramEnd"/>
      <w:r>
        <w:t>"Elections less free", "Elections more free", "Civil liberties stronger", "Civil liberties weaker")</w:t>
      </w:r>
    </w:p>
    <w:p w14:paraId="612500DC" w14:textId="77777777" w:rsidR="006B53BB" w:rsidRDefault="006B53BB" w:rsidP="006B53BB">
      <w:pPr>
        <w:pStyle w:val="NoSpacing"/>
      </w:pPr>
      <w:proofErr w:type="spellStart"/>
      <w:r>
        <w:t>new_row_names</w:t>
      </w:r>
      <w:proofErr w:type="spellEnd"/>
      <w:r>
        <w:t xml:space="preserve"> &lt;- </w:t>
      </w:r>
      <w:proofErr w:type="gramStart"/>
      <w:r>
        <w:t>c(</w:t>
      </w:r>
      <w:proofErr w:type="gramEnd"/>
    </w:p>
    <w:p w14:paraId="639EF127" w14:textId="77777777" w:rsidR="006B53BB" w:rsidRDefault="006B53BB" w:rsidP="006B53BB">
      <w:pPr>
        <w:pStyle w:val="NoSpacing"/>
      </w:pPr>
      <w:r>
        <w:t xml:space="preserve">  "Rural", "Urban", "Less econ </w:t>
      </w:r>
      <w:proofErr w:type="spellStart"/>
      <w:r>
        <w:t>devt</w:t>
      </w:r>
      <w:proofErr w:type="spellEnd"/>
      <w:r>
        <w:t xml:space="preserve">", "More econ </w:t>
      </w:r>
      <w:proofErr w:type="spellStart"/>
      <w:r>
        <w:t>devt</w:t>
      </w:r>
      <w:proofErr w:type="spellEnd"/>
      <w:r>
        <w:t xml:space="preserve">", "Inside capital", </w:t>
      </w:r>
    </w:p>
    <w:p w14:paraId="63966153" w14:textId="77777777" w:rsidR="006B53BB" w:rsidRDefault="006B53BB" w:rsidP="006B53BB">
      <w:pPr>
        <w:pStyle w:val="NoSpacing"/>
      </w:pPr>
      <w:r>
        <w:t xml:space="preserve">  "Outside capital", "North", "South", "West", "East", "Civil unrest", </w:t>
      </w:r>
    </w:p>
    <w:p w14:paraId="1B20862B" w14:textId="77777777" w:rsidR="006B53BB" w:rsidRDefault="006B53BB" w:rsidP="006B53BB">
      <w:pPr>
        <w:pStyle w:val="NoSpacing"/>
      </w:pPr>
      <w:r>
        <w:t xml:space="preserve">  "Illicit activity", "Sparse pop.", "Remote", "Indigenous", </w:t>
      </w:r>
    </w:p>
    <w:p w14:paraId="49C7F15E" w14:textId="77777777" w:rsidR="006B53BB" w:rsidRDefault="006B53BB" w:rsidP="006B53BB">
      <w:pPr>
        <w:pStyle w:val="NoSpacing"/>
      </w:pPr>
      <w:r>
        <w:t xml:space="preserve">  "Ruling party strong", "Ruling party weak"</w:t>
      </w:r>
    </w:p>
    <w:p w14:paraId="16838382" w14:textId="77777777" w:rsidR="006B53BB" w:rsidRDefault="006B53BB" w:rsidP="006B53BB">
      <w:pPr>
        <w:pStyle w:val="NoSpacing"/>
      </w:pPr>
      <w:r>
        <w:t>)</w:t>
      </w:r>
    </w:p>
    <w:p w14:paraId="4E58DC55" w14:textId="77777777" w:rsidR="006B53BB" w:rsidRDefault="006B53BB" w:rsidP="006B53BB">
      <w:pPr>
        <w:pStyle w:val="NoSpacing"/>
      </w:pPr>
    </w:p>
    <w:p w14:paraId="42097502" w14:textId="77777777" w:rsidR="006B53BB" w:rsidRDefault="006B53BB" w:rsidP="006B53BB">
      <w:pPr>
        <w:pStyle w:val="NoSpacing"/>
      </w:pPr>
      <w:r>
        <w:t xml:space="preserve"># Rename columns and modify </w:t>
      </w:r>
      <w:proofErr w:type="spellStart"/>
      <w:r>
        <w:t>row_id</w:t>
      </w:r>
      <w:proofErr w:type="spellEnd"/>
      <w:r>
        <w:t xml:space="preserve"> variable</w:t>
      </w:r>
    </w:p>
    <w:p w14:paraId="7FDA962E" w14:textId="77777777" w:rsidR="006B53BB" w:rsidRDefault="006B53BB" w:rsidP="006B53BB">
      <w:pPr>
        <w:pStyle w:val="NoSpacing"/>
      </w:pPr>
      <w:proofErr w:type="spellStart"/>
      <w:r>
        <w:t>summary_table</w:t>
      </w:r>
      <w:proofErr w:type="spellEnd"/>
      <w:r>
        <w:t xml:space="preserve"> &lt;- </w:t>
      </w:r>
      <w:proofErr w:type="spellStart"/>
      <w:r>
        <w:t>summary_df</w:t>
      </w:r>
      <w:proofErr w:type="spellEnd"/>
      <w:r>
        <w:t xml:space="preserve"> %&gt;%</w:t>
      </w:r>
    </w:p>
    <w:p w14:paraId="7FC05559" w14:textId="77777777" w:rsidR="006B53BB" w:rsidRDefault="006B53BB" w:rsidP="006B53BB">
      <w:pPr>
        <w:pStyle w:val="NoSpacing"/>
      </w:pPr>
      <w:r>
        <w:t xml:space="preserve">  </w:t>
      </w:r>
      <w:proofErr w:type="gramStart"/>
      <w:r>
        <w:t>mutate(</w:t>
      </w:r>
      <w:proofErr w:type="spellStart"/>
      <w:proofErr w:type="gramEnd"/>
      <w:r>
        <w:t>row_id</w:t>
      </w:r>
      <w:proofErr w:type="spellEnd"/>
      <w:r>
        <w:t xml:space="preserve"> = </w:t>
      </w:r>
      <w:proofErr w:type="spellStart"/>
      <w:r>
        <w:t>new_row_names</w:t>
      </w:r>
      <w:proofErr w:type="spellEnd"/>
      <w:r>
        <w:t>[</w:t>
      </w:r>
      <w:proofErr w:type="spellStart"/>
      <w:r>
        <w:t>as.numeric</w:t>
      </w:r>
      <w:proofErr w:type="spellEnd"/>
      <w:r>
        <w:t>(</w:t>
      </w:r>
      <w:proofErr w:type="spellStart"/>
      <w:r>
        <w:t>row_id</w:t>
      </w:r>
      <w:proofErr w:type="spellEnd"/>
      <w:r>
        <w:t>) + 1]) %&gt;%</w:t>
      </w:r>
    </w:p>
    <w:p w14:paraId="1097343E" w14:textId="77777777" w:rsidR="006B53BB" w:rsidRDefault="006B53BB" w:rsidP="006B53BB">
      <w:pPr>
        <w:pStyle w:val="NoSpacing"/>
      </w:pPr>
      <w:r>
        <w:t xml:space="preserve">  </w:t>
      </w:r>
      <w:proofErr w:type="gramStart"/>
      <w:r>
        <w:t>rename(</w:t>
      </w:r>
      <w:proofErr w:type="gramEnd"/>
    </w:p>
    <w:p w14:paraId="13BBDA36" w14:textId="77777777" w:rsidR="006B53BB" w:rsidRDefault="006B53BB" w:rsidP="006B53BB">
      <w:pPr>
        <w:pStyle w:val="NoSpacing"/>
      </w:pPr>
      <w:r>
        <w:t xml:space="preserve">    `Survey variable` = </w:t>
      </w:r>
      <w:proofErr w:type="spellStart"/>
      <w:r>
        <w:t>row_id</w:t>
      </w:r>
      <w:proofErr w:type="spellEnd"/>
      <w:r>
        <w:t>,</w:t>
      </w:r>
    </w:p>
    <w:p w14:paraId="28AEF920" w14:textId="77777777" w:rsidR="006B53BB" w:rsidRDefault="006B53BB" w:rsidP="006B53BB">
      <w:pPr>
        <w:pStyle w:val="NoSpacing"/>
      </w:pPr>
      <w:r>
        <w:t xml:space="preserve">    `Elec. less free` = v2elsnlfc,</w:t>
      </w:r>
    </w:p>
    <w:p w14:paraId="5B97FA3E" w14:textId="77777777" w:rsidR="006B53BB" w:rsidRDefault="006B53BB" w:rsidP="006B53BB">
      <w:pPr>
        <w:pStyle w:val="NoSpacing"/>
      </w:pPr>
      <w:r>
        <w:lastRenderedPageBreak/>
        <w:t xml:space="preserve">    `Elec. </w:t>
      </w:r>
      <w:proofErr w:type="gramStart"/>
      <w:r>
        <w:t>more free</w:t>
      </w:r>
      <w:proofErr w:type="gramEnd"/>
      <w:r>
        <w:t>` = v2elsnmrfc,</w:t>
      </w:r>
    </w:p>
    <w:p w14:paraId="70681083" w14:textId="77777777" w:rsidR="006B53BB" w:rsidRDefault="006B53BB" w:rsidP="006B53BB">
      <w:pPr>
        <w:pStyle w:val="NoSpacing"/>
      </w:pPr>
      <w:r>
        <w:t xml:space="preserve">    `Civil lib. stronger` = v2clrgstch,</w:t>
      </w:r>
    </w:p>
    <w:p w14:paraId="634E5252" w14:textId="77777777" w:rsidR="006B53BB" w:rsidRDefault="006B53BB" w:rsidP="006B53BB">
      <w:pPr>
        <w:pStyle w:val="NoSpacing"/>
      </w:pPr>
      <w:r>
        <w:t xml:space="preserve">    `Civil lib. weaker` = v2clrgwkch</w:t>
      </w:r>
    </w:p>
    <w:p w14:paraId="4EB900CF" w14:textId="77777777" w:rsidR="006B53BB" w:rsidRDefault="006B53BB" w:rsidP="006B53BB">
      <w:pPr>
        <w:pStyle w:val="NoSpacing"/>
      </w:pPr>
      <w:r>
        <w:t xml:space="preserve">  ) </w:t>
      </w:r>
    </w:p>
    <w:p w14:paraId="2A60EA0E" w14:textId="77777777" w:rsidR="006B53BB" w:rsidRDefault="006B53BB" w:rsidP="006B53BB">
      <w:pPr>
        <w:pStyle w:val="NoSpacing"/>
      </w:pPr>
    </w:p>
    <w:p w14:paraId="62FFE14B" w14:textId="77777777" w:rsidR="006B53BB" w:rsidRDefault="006B53BB" w:rsidP="006B53BB">
      <w:pPr>
        <w:pStyle w:val="NoSpacing"/>
      </w:pPr>
      <w:proofErr w:type="spellStart"/>
      <w:r>
        <w:t>summary_table</w:t>
      </w:r>
      <w:proofErr w:type="spellEnd"/>
      <w:r>
        <w:t xml:space="preserve"> %&gt;%</w:t>
      </w:r>
    </w:p>
    <w:p w14:paraId="0D72DBA8" w14:textId="77777777" w:rsidR="006B53BB" w:rsidRDefault="006B53BB" w:rsidP="006B53BB">
      <w:pPr>
        <w:pStyle w:val="NoSpacing"/>
      </w:pPr>
      <w:r>
        <w:t xml:space="preserve">  </w:t>
      </w:r>
      <w:proofErr w:type="spellStart"/>
      <w:proofErr w:type="gramStart"/>
      <w:r>
        <w:t>kable</w:t>
      </w:r>
      <w:proofErr w:type="spellEnd"/>
      <w:r>
        <w:t>(</w:t>
      </w:r>
      <w:proofErr w:type="gramEnd"/>
      <w:r>
        <w:t xml:space="preserve">format = "latex", </w:t>
      </w:r>
      <w:proofErr w:type="spellStart"/>
      <w:r>
        <w:t>booktabs</w:t>
      </w:r>
      <w:proofErr w:type="spellEnd"/>
      <w:r>
        <w:t xml:space="preserve"> = TRUE, caption = "V-Dem response scores for Colombia in 2018") %&gt;%</w:t>
      </w:r>
    </w:p>
    <w:p w14:paraId="0A61749B" w14:textId="77777777" w:rsidR="006B53BB" w:rsidRDefault="006B53BB" w:rsidP="006B53BB">
      <w:pPr>
        <w:pStyle w:val="NoSpacing"/>
      </w:pPr>
      <w:r>
        <w:t xml:space="preserve">  </w:t>
      </w:r>
      <w:proofErr w:type="spellStart"/>
      <w:r>
        <w:t>kable_</w:t>
      </w:r>
      <w:proofErr w:type="gramStart"/>
      <w:r>
        <w:t>styling</w:t>
      </w:r>
      <w:proofErr w:type="spellEnd"/>
      <w:r>
        <w:t>(</w:t>
      </w:r>
      <w:proofErr w:type="spellStart"/>
      <w:proofErr w:type="gramEnd"/>
      <w:r>
        <w:t>full_width</w:t>
      </w:r>
      <w:proofErr w:type="spellEnd"/>
      <w:r>
        <w:t xml:space="preserve"> = FALSE) %&gt;%</w:t>
      </w:r>
    </w:p>
    <w:p w14:paraId="57C3171A" w14:textId="77777777" w:rsidR="006B53BB" w:rsidRDefault="006B53BB" w:rsidP="006B53BB">
      <w:pPr>
        <w:pStyle w:val="NoSpacing"/>
      </w:pPr>
      <w:r>
        <w:t xml:space="preserve">  </w:t>
      </w:r>
      <w:proofErr w:type="spellStart"/>
      <w:r>
        <w:t>row_</w:t>
      </w:r>
      <w:proofErr w:type="gramStart"/>
      <w:r>
        <w:t>spec</w:t>
      </w:r>
      <w:proofErr w:type="spellEnd"/>
      <w:r>
        <w:t>(</w:t>
      </w:r>
      <w:proofErr w:type="gramEnd"/>
      <w:r>
        <w:t>0, bold = TRUE)</w:t>
      </w:r>
    </w:p>
    <w:p w14:paraId="725A3482" w14:textId="77777777" w:rsidR="006B53BB" w:rsidRDefault="006B53BB" w:rsidP="006B53BB">
      <w:pPr>
        <w:pStyle w:val="NoSpacing"/>
      </w:pPr>
    </w:p>
    <w:p w14:paraId="099D46EE" w14:textId="77777777" w:rsidR="006B53BB" w:rsidRDefault="006B53BB" w:rsidP="006B53BB">
      <w:pPr>
        <w:pStyle w:val="NoSpacing"/>
      </w:pPr>
      <w:r>
        <w:t>```</w:t>
      </w:r>
    </w:p>
    <w:p w14:paraId="71B6DAEB" w14:textId="77777777" w:rsidR="006B53BB" w:rsidRDefault="006B53BB" w:rsidP="006B53BB">
      <w:pPr>
        <w:pStyle w:val="NoSpacing"/>
      </w:pPr>
    </w:p>
    <w:p w14:paraId="0EF96DFF" w14:textId="77777777" w:rsidR="006B53BB" w:rsidRDefault="006B53BB" w:rsidP="006B53BB">
      <w:pPr>
        <w:pStyle w:val="NoSpacing"/>
      </w:pPr>
      <w:r>
        <w:t>## Three stages for mapping</w:t>
      </w:r>
    </w:p>
    <w:p w14:paraId="11FD9699" w14:textId="77777777" w:rsidR="006B53BB" w:rsidRDefault="006B53BB" w:rsidP="006B53BB">
      <w:pPr>
        <w:pStyle w:val="NoSpacing"/>
      </w:pPr>
    </w:p>
    <w:p w14:paraId="48871F95" w14:textId="77777777" w:rsidR="006B53BB" w:rsidRDefault="006B53BB" w:rsidP="006B53BB">
      <w:pPr>
        <w:pStyle w:val="NoSpacing"/>
      </w:pPr>
      <w:r>
        <w:t>For the purposes of replication, we can summarize the subnational</w:t>
      </w:r>
    </w:p>
    <w:p w14:paraId="02D37338" w14:textId="77777777" w:rsidR="006B53BB" w:rsidRDefault="006B53BB" w:rsidP="006B53BB">
      <w:pPr>
        <w:pStyle w:val="NoSpacing"/>
      </w:pPr>
      <w:r>
        <w:t>mapping procedure into three stages.</w:t>
      </w:r>
    </w:p>
    <w:p w14:paraId="04F7E7E4" w14:textId="77777777" w:rsidR="006B53BB" w:rsidRDefault="006B53BB" w:rsidP="006B53BB">
      <w:pPr>
        <w:pStyle w:val="NoSpacing"/>
      </w:pPr>
    </w:p>
    <w:p w14:paraId="3587C051" w14:textId="77777777" w:rsidR="006B53BB" w:rsidRDefault="006B53BB" w:rsidP="006B53BB">
      <w:pPr>
        <w:pStyle w:val="NoSpacing"/>
      </w:pPr>
      <w:r>
        <w:t>The first stage is exploratory, identifying the level of analysis and</w:t>
      </w:r>
    </w:p>
    <w:p w14:paraId="33E9AD86" w14:textId="77777777" w:rsidR="006B53BB" w:rsidRDefault="006B53BB" w:rsidP="006B53BB">
      <w:pPr>
        <w:pStyle w:val="NoSpacing"/>
      </w:pPr>
      <w:r>
        <w:t>available data for the systematized concept in question. In this case,</w:t>
      </w:r>
    </w:p>
    <w:p w14:paraId="26B2AA86" w14:textId="77777777" w:rsidR="006B53BB" w:rsidRDefault="006B53BB" w:rsidP="006B53BB">
      <w:pPr>
        <w:pStyle w:val="NoSpacing"/>
      </w:pPr>
      <w:r>
        <w:t>we observe that Colombia has publicly available municipal-level data</w:t>
      </w:r>
    </w:p>
    <w:p w14:paraId="2F449D0A" w14:textId="77777777" w:rsidR="006B53BB" w:rsidRDefault="006B53BB" w:rsidP="006B53BB">
      <w:pPr>
        <w:pStyle w:val="NoSpacing"/>
      </w:pPr>
      <w:r>
        <w:t>dating back to at least the 1950s, at least for a relevant amount of</w:t>
      </w:r>
    </w:p>
    <w:p w14:paraId="7649519C" w14:textId="77777777" w:rsidR="006B53BB" w:rsidRDefault="006B53BB" w:rsidP="006B53BB">
      <w:pPr>
        <w:pStyle w:val="NoSpacing"/>
      </w:pPr>
      <w:r>
        <w:t>time-varying variables reflected in the V-Dem responses (e.g.,</w:t>
      </w:r>
    </w:p>
    <w:p w14:paraId="75CCCAB9" w14:textId="77777777" w:rsidR="006B53BB" w:rsidRDefault="006B53BB" w:rsidP="006B53BB">
      <w:pPr>
        <w:pStyle w:val="NoSpacing"/>
      </w:pPr>
      <w:r>
        <w:t>population density, economic development, voting behavior, etc.). We</w:t>
      </w:r>
    </w:p>
    <w:p w14:paraId="4C8A218E" w14:textId="77777777" w:rsidR="006B53BB" w:rsidRDefault="006B53BB" w:rsidP="006B53BB">
      <w:pPr>
        <w:pStyle w:val="NoSpacing"/>
      </w:pPr>
      <w:r>
        <w:t>create a data-frame to join all data at the municipal level using</w:t>
      </w:r>
    </w:p>
    <w:p w14:paraId="6A361249" w14:textId="77777777" w:rsidR="006B53BB" w:rsidRDefault="006B53BB" w:rsidP="006B53BB">
      <w:pPr>
        <w:pStyle w:val="NoSpacing"/>
      </w:pPr>
      <w:r>
        <w:t>national statistics department (DANE) codes. These codes are also used</w:t>
      </w:r>
    </w:p>
    <w:p w14:paraId="37686239" w14:textId="77777777" w:rsidR="006B53BB" w:rsidRDefault="006B53BB" w:rsidP="006B53BB">
      <w:pPr>
        <w:pStyle w:val="NoSpacing"/>
      </w:pPr>
      <w:r>
        <w:t>in shape-files and `.</w:t>
      </w:r>
      <w:proofErr w:type="spellStart"/>
      <w:r>
        <w:t>dbf</w:t>
      </w:r>
      <w:proofErr w:type="spellEnd"/>
      <w:r>
        <w:t>` tables, such as Colombia's 2018 Census data</w:t>
      </w:r>
    </w:p>
    <w:p w14:paraId="3A8CE72B" w14:textId="77777777" w:rsidR="006B53BB" w:rsidRDefault="006B53BB" w:rsidP="006B53BB">
      <w:pPr>
        <w:pStyle w:val="NoSpacing"/>
      </w:pPr>
      <w:r>
        <w:t xml:space="preserve">from </w:t>
      </w:r>
      <w:proofErr w:type="gramStart"/>
      <w:r>
        <w:t>DANE[</w:t>
      </w:r>
      <w:proofErr w:type="gramEnd"/>
      <w:r>
        <w:t>^2]. For practical purposes of data collection, some</w:t>
      </w:r>
    </w:p>
    <w:p w14:paraId="4A8D3AE1" w14:textId="77777777" w:rsidR="006B53BB" w:rsidRDefault="006B53BB" w:rsidP="006B53BB">
      <w:pPr>
        <w:pStyle w:val="NoSpacing"/>
      </w:pPr>
      <w:r>
        <w:t xml:space="preserve">indicators (e.g., responses 6-9 that ask to identify 4 </w:t>
      </w:r>
      <w:proofErr w:type="gramStart"/>
      <w:r>
        <w:t>cardinal</w:t>
      </w:r>
      <w:proofErr w:type="gramEnd"/>
    </w:p>
    <w:p w14:paraId="2718B6E9" w14:textId="77777777" w:rsidR="006B53BB" w:rsidRDefault="006B53BB" w:rsidP="006B53BB">
      <w:pPr>
        <w:pStyle w:val="NoSpacing"/>
      </w:pPr>
      <w:r>
        <w:t>directions) are grouped together.</w:t>
      </w:r>
    </w:p>
    <w:p w14:paraId="7A2DD511" w14:textId="77777777" w:rsidR="006B53BB" w:rsidRDefault="006B53BB" w:rsidP="006B53BB">
      <w:pPr>
        <w:pStyle w:val="NoSpacing"/>
      </w:pPr>
    </w:p>
    <w:p w14:paraId="4B53F7DE" w14:textId="77777777" w:rsidR="006B53BB" w:rsidRDefault="006B53BB" w:rsidP="006B53BB">
      <w:pPr>
        <w:pStyle w:val="NoSpacing"/>
      </w:pPr>
      <w:r>
        <w:t>[^2]: To facilitate integration of the datasets across software, we</w:t>
      </w:r>
    </w:p>
    <w:p w14:paraId="6F58E1E0" w14:textId="77777777" w:rsidR="006B53BB" w:rsidRDefault="006B53BB" w:rsidP="006B53BB">
      <w:pPr>
        <w:pStyle w:val="NoSpacing"/>
      </w:pPr>
      <w:r>
        <w:t xml:space="preserve">    export the Census 2018 attribute table from </w:t>
      </w:r>
      <w:proofErr w:type="spellStart"/>
      <w:r>
        <w:t>ArcMaps</w:t>
      </w:r>
      <w:proofErr w:type="spellEnd"/>
      <w:r>
        <w:t xml:space="preserve"> to `.csv`</w:t>
      </w:r>
    </w:p>
    <w:p w14:paraId="3FDE5399" w14:textId="77777777" w:rsidR="006B53BB" w:rsidRDefault="006B53BB" w:rsidP="006B53BB">
      <w:pPr>
        <w:pStyle w:val="NoSpacing"/>
      </w:pPr>
      <w:r>
        <w:t xml:space="preserve">    format, then load this data into R, preserving only relevant</w:t>
      </w:r>
    </w:p>
    <w:p w14:paraId="4F39ECEC" w14:textId="77777777" w:rsidR="006B53BB" w:rsidRDefault="006B53BB" w:rsidP="006B53BB">
      <w:pPr>
        <w:pStyle w:val="NoSpacing"/>
      </w:pPr>
      <w:r>
        <w:t xml:space="preserve">    variables for merging purposes. While we use DANE codes to merge</w:t>
      </w:r>
    </w:p>
    <w:p w14:paraId="7C42F97D" w14:textId="77777777" w:rsidR="006B53BB" w:rsidRDefault="006B53BB" w:rsidP="006B53BB">
      <w:pPr>
        <w:pStyle w:val="NoSpacing"/>
      </w:pPr>
      <w:r>
        <w:t xml:space="preserve">    external data using R, we use the 2018 Census variable "FID" to</w:t>
      </w:r>
    </w:p>
    <w:p w14:paraId="306A35DC" w14:textId="77777777" w:rsidR="006B53BB" w:rsidRDefault="006B53BB" w:rsidP="006B53BB">
      <w:pPr>
        <w:pStyle w:val="NoSpacing"/>
      </w:pPr>
      <w:r>
        <w:t xml:space="preserve">    merge `.csv` files into ArcMap. This is because </w:t>
      </w:r>
      <w:proofErr w:type="spellStart"/>
      <w:r>
        <w:t>ArcMaps</w:t>
      </w:r>
      <w:proofErr w:type="spellEnd"/>
    </w:p>
    <w:p w14:paraId="75A0FFBA" w14:textId="77777777" w:rsidR="006B53BB" w:rsidRDefault="006B53BB" w:rsidP="006B53BB">
      <w:pPr>
        <w:pStyle w:val="NoSpacing"/>
      </w:pPr>
      <w:r>
        <w:t xml:space="preserve">    automatically translates some string variables (such as the DANE</w:t>
      </w:r>
    </w:p>
    <w:p w14:paraId="3C7F755C" w14:textId="77777777" w:rsidR="006B53BB" w:rsidRDefault="006B53BB" w:rsidP="006B53BB">
      <w:pPr>
        <w:pStyle w:val="NoSpacing"/>
      </w:pPr>
      <w:r>
        <w:t xml:space="preserve">    codes) into a </w:t>
      </w:r>
      <w:proofErr w:type="gramStart"/>
      <w:r>
        <w:t>numeric ones</w:t>
      </w:r>
      <w:proofErr w:type="gramEnd"/>
      <w:r>
        <w:t>. For this reason, we integrate the FID</w:t>
      </w:r>
    </w:p>
    <w:p w14:paraId="00C62EC1" w14:textId="77777777" w:rsidR="006B53BB" w:rsidRDefault="006B53BB" w:rsidP="006B53BB">
      <w:pPr>
        <w:pStyle w:val="NoSpacing"/>
      </w:pPr>
      <w:r>
        <w:t xml:space="preserve">    variable for the individual `.csv` files we write. The Census data</w:t>
      </w:r>
    </w:p>
    <w:p w14:paraId="4DFC5DE8" w14:textId="77777777" w:rsidR="006B53BB" w:rsidRDefault="006B53BB" w:rsidP="006B53BB">
      <w:pPr>
        <w:pStyle w:val="NoSpacing"/>
      </w:pPr>
      <w:r>
        <w:t xml:space="preserve">    shape-file is useful for initial mapping visualization, containing</w:t>
      </w:r>
    </w:p>
    <w:p w14:paraId="65AB652C" w14:textId="77777777" w:rsidR="006B53BB" w:rsidRDefault="006B53BB" w:rsidP="006B53BB">
      <w:pPr>
        <w:pStyle w:val="NoSpacing"/>
      </w:pPr>
      <w:r>
        <w:t xml:space="preserve">    not only the administrative boundaries but also contextual</w:t>
      </w:r>
    </w:p>
    <w:p w14:paraId="7B5530C2" w14:textId="77777777" w:rsidR="006B53BB" w:rsidRDefault="006B53BB" w:rsidP="006B53BB">
      <w:pPr>
        <w:pStyle w:val="NoSpacing"/>
      </w:pPr>
      <w:r>
        <w:t xml:space="preserve">    information. The</w:t>
      </w:r>
    </w:p>
    <w:p w14:paraId="0E3C7246" w14:textId="77777777" w:rsidR="006B53BB" w:rsidRDefault="006B53BB" w:rsidP="006B53BB">
      <w:pPr>
        <w:pStyle w:val="NoSpacing"/>
      </w:pPr>
      <w:r>
        <w:t xml:space="preserve">    [dictionary](https://github.com/pmcquest/snvdem24/tree/main/data/geospatial/MGN_ANM_MPIOS)</w:t>
      </w:r>
    </w:p>
    <w:p w14:paraId="3FF89B35" w14:textId="77777777" w:rsidR="006B53BB" w:rsidRDefault="006B53BB" w:rsidP="006B53BB">
      <w:pPr>
        <w:pStyle w:val="NoSpacing"/>
      </w:pPr>
      <w:r>
        <w:t xml:space="preserve">    is in the </w:t>
      </w:r>
      <w:proofErr w:type="spellStart"/>
      <w:r>
        <w:t>Github</w:t>
      </w:r>
      <w:proofErr w:type="spellEnd"/>
      <w:r>
        <w:t xml:space="preserve"> repository.</w:t>
      </w:r>
    </w:p>
    <w:p w14:paraId="3F670770" w14:textId="77777777" w:rsidR="006B53BB" w:rsidRDefault="006B53BB" w:rsidP="006B53BB">
      <w:pPr>
        <w:pStyle w:val="NoSpacing"/>
      </w:pPr>
    </w:p>
    <w:p w14:paraId="6E951C97" w14:textId="77777777" w:rsidR="006B53BB" w:rsidRDefault="006B53BB" w:rsidP="006B53BB">
      <w:pPr>
        <w:pStyle w:val="NoSpacing"/>
      </w:pPr>
      <w:r>
        <w:t>Second, we format the data for mapping purposes. This is a multi-step</w:t>
      </w:r>
    </w:p>
    <w:p w14:paraId="6976C2F1" w14:textId="77777777" w:rsidR="006B53BB" w:rsidRDefault="006B53BB" w:rsidP="006B53BB">
      <w:pPr>
        <w:pStyle w:val="NoSpacing"/>
      </w:pPr>
      <w:r>
        <w:t>process whereby external geolocated data must be formatted and merged</w:t>
      </w:r>
    </w:p>
    <w:p w14:paraId="0C217B95" w14:textId="77777777" w:rsidR="006B53BB" w:rsidRDefault="006B53BB" w:rsidP="006B53BB">
      <w:pPr>
        <w:pStyle w:val="NoSpacing"/>
      </w:pPr>
      <w:r>
        <w:lastRenderedPageBreak/>
        <w:t>with V-Dem data. When data is continuous, as in the rurality index or</w:t>
      </w:r>
    </w:p>
    <w:p w14:paraId="7B8EC969" w14:textId="77777777" w:rsidR="006B53BB" w:rsidRDefault="006B53BB" w:rsidP="006B53BB">
      <w:pPr>
        <w:pStyle w:val="NoSpacing"/>
      </w:pPr>
      <w:r>
        <w:t>economic development measures, for example, this merging process can</w:t>
      </w:r>
    </w:p>
    <w:p w14:paraId="2FD1A985" w14:textId="77777777" w:rsidR="006B53BB" w:rsidRDefault="006B53BB" w:rsidP="006B53BB">
      <w:pPr>
        <w:pStyle w:val="NoSpacing"/>
      </w:pPr>
      <w:r>
        <w:t>take one of two forms. On the one hand, thresholds can be set to define</w:t>
      </w:r>
    </w:p>
    <w:p w14:paraId="19612E35" w14:textId="77777777" w:rsidR="006B53BB" w:rsidRDefault="006B53BB" w:rsidP="006B53BB">
      <w:pPr>
        <w:pStyle w:val="NoSpacing"/>
      </w:pPr>
      <w:r>
        <w:t>the areas that correspond to each background concept. On the other hand,</w:t>
      </w:r>
    </w:p>
    <w:p w14:paraId="40366765" w14:textId="77777777" w:rsidR="006B53BB" w:rsidRDefault="006B53BB" w:rsidP="006B53BB">
      <w:pPr>
        <w:pStyle w:val="NoSpacing"/>
      </w:pPr>
      <w:r>
        <w:t>the data can be transformed using the cumulative distribution function</w:t>
      </w:r>
    </w:p>
    <w:p w14:paraId="022953C1" w14:textId="77777777" w:rsidR="006B53BB" w:rsidRDefault="006B53BB" w:rsidP="006B53BB">
      <w:pPr>
        <w:pStyle w:val="NoSpacing"/>
      </w:pPr>
      <w:r>
        <w:t>(CDF) before being merged with V-Dem values. For categorical data (e.g.,</w:t>
      </w:r>
    </w:p>
    <w:p w14:paraId="067EC039" w14:textId="77777777" w:rsidR="006B53BB" w:rsidRDefault="006B53BB" w:rsidP="006B53BB">
      <w:pPr>
        <w:pStyle w:val="NoSpacing"/>
      </w:pPr>
      <w:r>
        <w:t>cardinal directions) only the first option is used. The sections below</w:t>
      </w:r>
    </w:p>
    <w:p w14:paraId="47A10B86" w14:textId="77777777" w:rsidR="006B53BB" w:rsidRDefault="006B53BB" w:rsidP="006B53BB">
      <w:pPr>
        <w:pStyle w:val="NoSpacing"/>
      </w:pPr>
      <w:r>
        <w:t>will consider both steps--thresholds and CDF--for assigning values and</w:t>
      </w:r>
    </w:p>
    <w:p w14:paraId="0843E2B9" w14:textId="77777777" w:rsidR="006B53BB" w:rsidRDefault="006B53BB" w:rsidP="006B53BB">
      <w:pPr>
        <w:pStyle w:val="NoSpacing"/>
      </w:pPr>
      <w:r>
        <w:t>creating a measure for the relative salience of factors for subnational</w:t>
      </w:r>
    </w:p>
    <w:p w14:paraId="2F5D8F9A" w14:textId="77777777" w:rsidR="006B53BB" w:rsidRDefault="006B53BB" w:rsidP="006B53BB">
      <w:pPr>
        <w:pStyle w:val="NoSpacing"/>
      </w:pPr>
      <w:r>
        <w:t>democracy, according to V-Dem country experts.</w:t>
      </w:r>
    </w:p>
    <w:p w14:paraId="335AC9DB" w14:textId="77777777" w:rsidR="006B53BB" w:rsidRDefault="006B53BB" w:rsidP="006B53BB">
      <w:pPr>
        <w:pStyle w:val="NoSpacing"/>
      </w:pPr>
    </w:p>
    <w:p w14:paraId="3CFEB844" w14:textId="77777777" w:rsidR="006B53BB" w:rsidRDefault="006B53BB" w:rsidP="006B53BB">
      <w:pPr>
        <w:pStyle w:val="NoSpacing"/>
      </w:pPr>
      <w:r>
        <w:t>Finally, the responses are joined to shape-file data (`.</w:t>
      </w:r>
      <w:proofErr w:type="spellStart"/>
      <w:r>
        <w:t>shp</w:t>
      </w:r>
      <w:proofErr w:type="spellEnd"/>
      <w:r>
        <w:t>`) and mapped</w:t>
      </w:r>
    </w:p>
    <w:p w14:paraId="12EFDD26" w14:textId="77777777" w:rsidR="006B53BB" w:rsidRDefault="006B53BB" w:rsidP="006B53BB">
      <w:pPr>
        <w:pStyle w:val="NoSpacing"/>
      </w:pPr>
      <w:r>
        <w:t>using Geographic Information System (GIS) software. In R or in ArcMap,</w:t>
      </w:r>
    </w:p>
    <w:p w14:paraId="1703C97B" w14:textId="77777777" w:rsidR="006B53BB" w:rsidRDefault="006B53BB" w:rsidP="006B53BB">
      <w:pPr>
        <w:pStyle w:val="NoSpacing"/>
      </w:pPr>
      <w:r>
        <w:t>this can be done by joining data to the attribute table for the base</w:t>
      </w:r>
    </w:p>
    <w:p w14:paraId="075542E3" w14:textId="77777777" w:rsidR="006B53BB" w:rsidRDefault="006B53BB" w:rsidP="006B53BB">
      <w:pPr>
        <w:pStyle w:val="NoSpacing"/>
      </w:pPr>
      <w:r>
        <w:t>layer (in this case, the shape-file provided by DANE). During this stage</w:t>
      </w:r>
    </w:p>
    <w:p w14:paraId="6CF3B1B7" w14:textId="77777777" w:rsidR="006B53BB" w:rsidRDefault="006B53BB" w:rsidP="006B53BB">
      <w:pPr>
        <w:pStyle w:val="NoSpacing"/>
      </w:pPr>
      <w:r>
        <w:t xml:space="preserve">we create and format layers to show with less or more confidence </w:t>
      </w:r>
      <w:proofErr w:type="gramStart"/>
      <w:r>
        <w:t>where</w:t>
      </w:r>
      <w:proofErr w:type="gramEnd"/>
    </w:p>
    <w:p w14:paraId="5BF59C9C" w14:textId="77777777" w:rsidR="006B53BB" w:rsidRDefault="006B53BB" w:rsidP="006B53BB">
      <w:pPr>
        <w:pStyle w:val="NoSpacing"/>
      </w:pPr>
      <w:r>
        <w:t xml:space="preserve">free and fair elections occur (and do not occur), and </w:t>
      </w:r>
      <w:proofErr w:type="gramStart"/>
      <w:r>
        <w:t>where</w:t>
      </w:r>
      <w:proofErr w:type="gramEnd"/>
      <w:r>
        <w:t xml:space="preserve"> civil</w:t>
      </w:r>
    </w:p>
    <w:p w14:paraId="7885F27F" w14:textId="77777777" w:rsidR="006B53BB" w:rsidRDefault="006B53BB" w:rsidP="006B53BB">
      <w:pPr>
        <w:pStyle w:val="NoSpacing"/>
      </w:pPr>
      <w:r>
        <w:t>liberties are stronger (or weaker), according to the respondents.</w:t>
      </w:r>
    </w:p>
    <w:p w14:paraId="45B4EC92" w14:textId="77777777" w:rsidR="006B53BB" w:rsidRDefault="006B53BB" w:rsidP="006B53BB">
      <w:pPr>
        <w:pStyle w:val="NoSpacing"/>
      </w:pPr>
    </w:p>
    <w:p w14:paraId="48E46F63" w14:textId="77777777" w:rsidR="006B53BB" w:rsidRDefault="006B53BB" w:rsidP="006B53BB">
      <w:pPr>
        <w:pStyle w:val="NoSpacing"/>
      </w:pPr>
      <w:r>
        <w:t>``</w:t>
      </w:r>
      <w:proofErr w:type="gramStart"/>
      <w:r>
        <w:t>`{</w:t>
      </w:r>
      <w:proofErr w:type="gramEnd"/>
      <w:r>
        <w:t>r, sf1, include=FALSE, echo=FALSE}</w:t>
      </w:r>
    </w:p>
    <w:p w14:paraId="7E91F457" w14:textId="77777777" w:rsidR="006B53BB" w:rsidRDefault="006B53BB" w:rsidP="006B53BB">
      <w:pPr>
        <w:pStyle w:val="NoSpacing"/>
      </w:pPr>
      <w:r>
        <w:t>library(sf)</w:t>
      </w:r>
    </w:p>
    <w:p w14:paraId="4057A378" w14:textId="77777777" w:rsidR="006B53BB" w:rsidRDefault="006B53BB" w:rsidP="006B53BB">
      <w:pPr>
        <w:pStyle w:val="NoSpacing"/>
      </w:pPr>
      <w:r>
        <w:t xml:space="preserve">col &lt;- </w:t>
      </w:r>
      <w:proofErr w:type="spellStart"/>
      <w:r>
        <w:t>st_</w:t>
      </w:r>
      <w:proofErr w:type="gramStart"/>
      <w:r>
        <w:t>read</w:t>
      </w:r>
      <w:proofErr w:type="spellEnd"/>
      <w:r>
        <w:t>(</w:t>
      </w:r>
      <w:proofErr w:type="gramEnd"/>
      <w:r>
        <w:t>"G:/Shared drives/snvdem/snvdem24/data/geospatial/2018pmq/BaseLayer/MGN_ANM_MPIOS.shp")</w:t>
      </w:r>
    </w:p>
    <w:p w14:paraId="7D2701CA" w14:textId="77777777" w:rsidR="006B53BB" w:rsidRDefault="006B53BB" w:rsidP="006B53BB">
      <w:pPr>
        <w:pStyle w:val="NoSpacing"/>
      </w:pPr>
      <w:r>
        <w:t>col &lt;- col %&gt;%</w:t>
      </w:r>
    </w:p>
    <w:p w14:paraId="5C7CA25C" w14:textId="77777777" w:rsidR="006B53BB" w:rsidRDefault="006B53BB" w:rsidP="006B53BB">
      <w:pPr>
        <w:pStyle w:val="NoSpacing"/>
      </w:pPr>
      <w:r>
        <w:t xml:space="preserve">  </w:t>
      </w:r>
      <w:proofErr w:type="gramStart"/>
      <w:r>
        <w:t>select(</w:t>
      </w:r>
      <w:proofErr w:type="gramEnd"/>
      <w:r>
        <w:t>1:8)</w:t>
      </w:r>
    </w:p>
    <w:p w14:paraId="346D868E" w14:textId="77777777" w:rsidR="006B53BB" w:rsidRDefault="006B53BB" w:rsidP="006B53BB">
      <w:pPr>
        <w:pStyle w:val="NoSpacing"/>
      </w:pPr>
      <w:r>
        <w:t>```</w:t>
      </w:r>
    </w:p>
    <w:p w14:paraId="68CFB4F9" w14:textId="77777777" w:rsidR="006B53BB" w:rsidRDefault="006B53BB" w:rsidP="006B53BB">
      <w:pPr>
        <w:pStyle w:val="NoSpacing"/>
      </w:pPr>
    </w:p>
    <w:p w14:paraId="035EA7ED" w14:textId="77777777" w:rsidR="006B53BB" w:rsidRDefault="006B53BB" w:rsidP="006B53BB">
      <w:pPr>
        <w:pStyle w:val="NoSpacing"/>
      </w:pPr>
      <w:r>
        <w:t>``</w:t>
      </w:r>
      <w:proofErr w:type="gramStart"/>
      <w:r>
        <w:t>`{</w:t>
      </w:r>
      <w:proofErr w:type="gramEnd"/>
      <w:r>
        <w:t>r, Arc1, include=FALSE, echo=FALSE}</w:t>
      </w:r>
    </w:p>
    <w:p w14:paraId="615CDF0D" w14:textId="77777777" w:rsidR="006B53BB" w:rsidRDefault="006B53BB" w:rsidP="006B53BB">
      <w:pPr>
        <w:pStyle w:val="NoSpacing"/>
      </w:pPr>
      <w:r>
        <w:t>library(</w:t>
      </w:r>
      <w:proofErr w:type="spellStart"/>
      <w:r>
        <w:t>readxl</w:t>
      </w:r>
      <w:proofErr w:type="spellEnd"/>
      <w:r>
        <w:t>)</w:t>
      </w:r>
    </w:p>
    <w:p w14:paraId="42E5D927" w14:textId="77777777" w:rsidR="006B53BB" w:rsidRDefault="006B53BB" w:rsidP="006B53BB">
      <w:pPr>
        <w:pStyle w:val="NoSpacing"/>
      </w:pPr>
      <w:r>
        <w:t xml:space="preserve">MGN18 &lt;- </w:t>
      </w:r>
      <w:proofErr w:type="spellStart"/>
      <w:r>
        <w:t>read_</w:t>
      </w:r>
      <w:proofErr w:type="gramStart"/>
      <w:r>
        <w:t>excel</w:t>
      </w:r>
      <w:proofErr w:type="spellEnd"/>
      <w:r>
        <w:t>(</w:t>
      </w:r>
      <w:proofErr w:type="gramEnd"/>
      <w:r>
        <w:t>"G:/Shared drives/</w:t>
      </w:r>
      <w:proofErr w:type="spellStart"/>
      <w:r>
        <w:t>snvdem</w:t>
      </w:r>
      <w:proofErr w:type="spellEnd"/>
      <w:r>
        <w:t xml:space="preserve">/snvdem24/data/geospatial/MGN_ANM_MPIOS/MGN18.xls") </w:t>
      </w:r>
    </w:p>
    <w:p w14:paraId="06C8886F" w14:textId="77777777" w:rsidR="006B53BB" w:rsidRDefault="006B53BB" w:rsidP="006B53BB">
      <w:pPr>
        <w:pStyle w:val="NoSpacing"/>
      </w:pPr>
      <w:r>
        <w:t># We select only relevant variables for merging purposes.</w:t>
      </w:r>
    </w:p>
    <w:p w14:paraId="5626C6F1" w14:textId="77777777" w:rsidR="006B53BB" w:rsidRDefault="006B53BB" w:rsidP="006B53BB">
      <w:pPr>
        <w:pStyle w:val="NoSpacing"/>
      </w:pPr>
      <w:r>
        <w:t xml:space="preserve"># </w:t>
      </w:r>
      <w:proofErr w:type="spellStart"/>
      <w:proofErr w:type="gramStart"/>
      <w:r>
        <w:t>colnames</w:t>
      </w:r>
      <w:proofErr w:type="spellEnd"/>
      <w:r>
        <w:t>(</w:t>
      </w:r>
      <w:proofErr w:type="gramEnd"/>
      <w:r>
        <w:t>MGN18)</w:t>
      </w:r>
    </w:p>
    <w:p w14:paraId="28AAE35E" w14:textId="77777777" w:rsidR="006B53BB" w:rsidRDefault="006B53BB" w:rsidP="006B53BB">
      <w:pPr>
        <w:pStyle w:val="NoSpacing"/>
      </w:pPr>
      <w:r>
        <w:t>MGN18 &lt;- MGN18 %&gt;%</w:t>
      </w:r>
    </w:p>
    <w:p w14:paraId="3EE1627E" w14:textId="77777777" w:rsidR="006B53BB" w:rsidRDefault="006B53BB" w:rsidP="006B53BB">
      <w:pPr>
        <w:pStyle w:val="NoSpacing"/>
      </w:pPr>
      <w:r>
        <w:t xml:space="preserve">  </w:t>
      </w:r>
      <w:proofErr w:type="gramStart"/>
      <w:r>
        <w:t>select(</w:t>
      </w:r>
      <w:proofErr w:type="gramEnd"/>
      <w:r>
        <w:t>1:7)</w:t>
      </w:r>
    </w:p>
    <w:p w14:paraId="678C5157" w14:textId="77777777" w:rsidR="006B53BB" w:rsidRDefault="006B53BB" w:rsidP="006B53BB">
      <w:pPr>
        <w:pStyle w:val="NoSpacing"/>
      </w:pPr>
    </w:p>
    <w:p w14:paraId="0D196115" w14:textId="77777777" w:rsidR="006B53BB" w:rsidRDefault="006B53BB" w:rsidP="006B53BB">
      <w:pPr>
        <w:pStyle w:val="NoSpacing"/>
      </w:pPr>
      <w:r>
        <w:t xml:space="preserve"># </w:t>
      </w:r>
      <w:proofErr w:type="gramStart"/>
      <w:r>
        <w:t>we</w:t>
      </w:r>
      <w:proofErr w:type="gramEnd"/>
      <w:r>
        <w:t xml:space="preserve"> merge the FID variable to our main shapefile</w:t>
      </w:r>
    </w:p>
    <w:p w14:paraId="21AE1A61" w14:textId="77777777" w:rsidR="006B53BB" w:rsidRDefault="006B53BB" w:rsidP="006B53BB">
      <w:pPr>
        <w:pStyle w:val="NoSpacing"/>
      </w:pPr>
      <w:r>
        <w:t xml:space="preserve">col &lt;- </w:t>
      </w:r>
      <w:proofErr w:type="gramStart"/>
      <w:r>
        <w:t>merge(</w:t>
      </w:r>
      <w:proofErr w:type="gramEnd"/>
      <w:r>
        <w:t xml:space="preserve">col, MGN18[, c("MPIO_CDPMP", "FID")], by = "MPIO_CDPMP", </w:t>
      </w:r>
      <w:proofErr w:type="spellStart"/>
      <w:r>
        <w:t>all.x</w:t>
      </w:r>
      <w:proofErr w:type="spellEnd"/>
      <w:r>
        <w:t xml:space="preserve"> = TRUE)</w:t>
      </w:r>
    </w:p>
    <w:p w14:paraId="2F36B41C" w14:textId="77777777" w:rsidR="006B53BB" w:rsidRDefault="006B53BB" w:rsidP="006B53BB">
      <w:pPr>
        <w:pStyle w:val="NoSpacing"/>
      </w:pPr>
      <w:r>
        <w:t>```</w:t>
      </w:r>
    </w:p>
    <w:p w14:paraId="60A86AD7" w14:textId="77777777" w:rsidR="006B53BB" w:rsidRDefault="006B53BB" w:rsidP="006B53BB">
      <w:pPr>
        <w:pStyle w:val="NoSpacing"/>
      </w:pPr>
    </w:p>
    <w:p w14:paraId="38179DB0" w14:textId="77777777" w:rsidR="006B53BB" w:rsidRDefault="006B53BB" w:rsidP="006B53BB">
      <w:pPr>
        <w:pStyle w:val="NoSpacing"/>
      </w:pPr>
    </w:p>
    <w:p w14:paraId="7D092BC5" w14:textId="77777777" w:rsidR="006B53BB" w:rsidRDefault="006B53BB" w:rsidP="006B53BB">
      <w:pPr>
        <w:pStyle w:val="NoSpacing"/>
      </w:pPr>
      <w:r>
        <w:t>## 0-1: Rurality</w:t>
      </w:r>
    </w:p>
    <w:p w14:paraId="63E125AA" w14:textId="77777777" w:rsidR="006B53BB" w:rsidRDefault="006B53BB" w:rsidP="006B53BB">
      <w:pPr>
        <w:pStyle w:val="NoSpacing"/>
      </w:pPr>
    </w:p>
    <w:p w14:paraId="4F6EE9C3" w14:textId="77777777" w:rsidR="006B53BB" w:rsidRDefault="006B53BB" w:rsidP="006B53BB">
      <w:pPr>
        <w:pStyle w:val="NoSpacing"/>
      </w:pPr>
      <w:r>
        <w:t>The survey asks about elections and civil liberties in rural or urban</w:t>
      </w:r>
    </w:p>
    <w:p w14:paraId="6D0AB31B" w14:textId="77777777" w:rsidR="006B53BB" w:rsidRDefault="006B53BB" w:rsidP="006B53BB">
      <w:pPr>
        <w:pStyle w:val="NoSpacing"/>
      </w:pPr>
      <w:r>
        <w:t>locations. V-Dem scores for these survey variables reflect the</w:t>
      </w:r>
    </w:p>
    <w:p w14:paraId="4E8607C5" w14:textId="77777777" w:rsidR="006B53BB" w:rsidRDefault="006B53BB" w:rsidP="006B53BB">
      <w:pPr>
        <w:pStyle w:val="NoSpacing"/>
      </w:pPr>
      <w:r>
        <w:t>proportion of respondents who selected rural, urban, or both categories</w:t>
      </w:r>
    </w:p>
    <w:p w14:paraId="06E4FF3D" w14:textId="77777777" w:rsidR="006B53BB" w:rsidRDefault="006B53BB" w:rsidP="006B53BB">
      <w:pPr>
        <w:pStyle w:val="NoSpacing"/>
      </w:pPr>
      <w:r>
        <w:t>to describe election fairness and civil liberties.</w:t>
      </w:r>
    </w:p>
    <w:p w14:paraId="1A208581" w14:textId="77777777" w:rsidR="006B53BB" w:rsidRDefault="006B53BB" w:rsidP="006B53BB">
      <w:pPr>
        <w:pStyle w:val="NoSpacing"/>
      </w:pPr>
    </w:p>
    <w:p w14:paraId="6CAE5E22" w14:textId="77777777" w:rsidR="006B53BB" w:rsidRDefault="006B53BB" w:rsidP="006B53BB">
      <w:pPr>
        <w:pStyle w:val="NoSpacing"/>
      </w:pPr>
      <w:r>
        <w:lastRenderedPageBreak/>
        <w:t>Rurality or urbanization can be measured in many ways. The World Bank's</w:t>
      </w:r>
    </w:p>
    <w:p w14:paraId="785E27FF" w14:textId="77777777" w:rsidR="006B53BB" w:rsidRDefault="006B53BB" w:rsidP="006B53BB">
      <w:pPr>
        <w:pStyle w:val="NoSpacing"/>
      </w:pPr>
      <w:r>
        <w:t>[Rural Access Index</w:t>
      </w:r>
    </w:p>
    <w:p w14:paraId="4F316656" w14:textId="77777777" w:rsidR="006B53BB" w:rsidRDefault="006B53BB" w:rsidP="006B53BB">
      <w:pPr>
        <w:pStyle w:val="NoSpacing"/>
      </w:pPr>
      <w:r>
        <w:t>(RAI</w:t>
      </w:r>
      <w:proofErr w:type="gramStart"/>
      <w:r>
        <w:t>)](</w:t>
      </w:r>
      <w:proofErr w:type="gramEnd"/>
      <w:r>
        <w:t>https://datacatalog.worldbank.org/search/dataset/0038250) or</w:t>
      </w:r>
    </w:p>
    <w:p w14:paraId="352FBF18" w14:textId="77777777" w:rsidR="006B53BB" w:rsidRDefault="006B53BB" w:rsidP="006B53BB">
      <w:pPr>
        <w:pStyle w:val="NoSpacing"/>
      </w:pPr>
      <w:r>
        <w:t>European Commission's [Global Human Settlement Layer</w:t>
      </w:r>
    </w:p>
    <w:p w14:paraId="03C2CAFF" w14:textId="77777777" w:rsidR="006B53BB" w:rsidRDefault="006B53BB" w:rsidP="006B53BB">
      <w:pPr>
        <w:pStyle w:val="NoSpacing"/>
      </w:pPr>
      <w:r>
        <w:t>(GHSL</w:t>
      </w:r>
      <w:proofErr w:type="gramStart"/>
      <w:r>
        <w:t>)](</w:t>
      </w:r>
      <w:proofErr w:type="gramEnd"/>
      <w:r>
        <w:t>https://ghsl.jrc.ec.europa.eu/CFS.php) are exemplary GIS-based</w:t>
      </w:r>
    </w:p>
    <w:p w14:paraId="62F252DB" w14:textId="77777777" w:rsidR="006B53BB" w:rsidRDefault="006B53BB" w:rsidP="006B53BB">
      <w:pPr>
        <w:pStyle w:val="NoSpacing"/>
      </w:pPr>
      <w:r>
        <w:t>approaches. [Waldorf and Kim</w:t>
      </w:r>
    </w:p>
    <w:p w14:paraId="05617A92" w14:textId="77777777" w:rsidR="006B53BB" w:rsidRDefault="006B53BB" w:rsidP="006B53BB">
      <w:pPr>
        <w:pStyle w:val="NoSpacing"/>
      </w:pPr>
      <w:r>
        <w:t>(2015</w:t>
      </w:r>
      <w:proofErr w:type="gramStart"/>
      <w:r>
        <w:t>)](</w:t>
      </w:r>
      <w:proofErr w:type="gramEnd"/>
      <w:r>
        <w:t>https://purr.purdue.edu/publications/2960/1) create an index</w:t>
      </w:r>
    </w:p>
    <w:p w14:paraId="07A7F2CF" w14:textId="77777777" w:rsidR="006B53BB" w:rsidRDefault="006B53BB" w:rsidP="006B53BB">
      <w:pPr>
        <w:pStyle w:val="NoSpacing"/>
      </w:pPr>
      <w:r>
        <w:t>that considers population size, density, remoteness, and built-up areas.</w:t>
      </w:r>
    </w:p>
    <w:p w14:paraId="511A926A" w14:textId="77777777" w:rsidR="006B53BB" w:rsidRPr="006B53BB" w:rsidRDefault="006B53BB" w:rsidP="006B53BB">
      <w:pPr>
        <w:pStyle w:val="NoSpacing"/>
        <w:rPr>
          <w:lang w:val="es-CO"/>
        </w:rPr>
      </w:pPr>
      <w:r w:rsidRPr="006B53BB">
        <w:rPr>
          <w:lang w:val="es-CO"/>
        </w:rPr>
        <w:t>In Colombia, [DANE</w:t>
      </w:r>
    </w:p>
    <w:p w14:paraId="036FD496" w14:textId="77777777" w:rsidR="006B53BB" w:rsidRPr="006B53BB" w:rsidRDefault="006B53BB" w:rsidP="006B53BB">
      <w:pPr>
        <w:pStyle w:val="NoSpacing"/>
        <w:rPr>
          <w:lang w:val="es-CO"/>
        </w:rPr>
      </w:pPr>
      <w:r w:rsidRPr="006B53BB">
        <w:rPr>
          <w:lang w:val="es-CO"/>
        </w:rPr>
        <w:t>(2015)](https://colaboracion.dnp.gov.co/CDT/Estudios%20Econmicos/2015ago6%20Documento%20de%20Ruralidad%20-%20DDRS-MTC.pdf)</w:t>
      </w:r>
    </w:p>
    <w:p w14:paraId="743B3D6E" w14:textId="77777777" w:rsidR="006B53BB" w:rsidRDefault="006B53BB" w:rsidP="006B53BB">
      <w:pPr>
        <w:pStyle w:val="NoSpacing"/>
      </w:pPr>
      <w:r>
        <w:t>uses a classification based on OECD criteria that defines rural</w:t>
      </w:r>
    </w:p>
    <w:p w14:paraId="1FB094FB" w14:textId="77777777" w:rsidR="006B53BB" w:rsidRDefault="006B53BB" w:rsidP="006B53BB">
      <w:pPr>
        <w:pStyle w:val="NoSpacing"/>
      </w:pPr>
      <w:r>
        <w:t>territories as those with 150 or fewer persons per kilometer squared</w:t>
      </w:r>
    </w:p>
    <w:p w14:paraId="545029F0" w14:textId="77777777" w:rsidR="006B53BB" w:rsidRDefault="006B53BB" w:rsidP="006B53BB">
      <w:pPr>
        <w:pStyle w:val="NoSpacing"/>
      </w:pPr>
      <w:r>
        <w:t>($km^2$), finding that over 75% of Colombian municipalities do not meet</w:t>
      </w:r>
    </w:p>
    <w:p w14:paraId="2265C457" w14:textId="77777777" w:rsidR="006B53BB" w:rsidRDefault="006B53BB" w:rsidP="006B53BB">
      <w:pPr>
        <w:pStyle w:val="NoSpacing"/>
      </w:pPr>
      <w:r>
        <w:t>the threshold of 100 persons per $km^2$. From another perspective, DANE</w:t>
      </w:r>
    </w:p>
    <w:p w14:paraId="352A0384" w14:textId="77777777" w:rsidR="006B53BB" w:rsidRDefault="006B53BB" w:rsidP="006B53BB">
      <w:pPr>
        <w:pStyle w:val="NoSpacing"/>
      </w:pPr>
      <w:r>
        <w:t>estimates that close to 4/5 of the population lives in urban centers.</w:t>
      </w:r>
    </w:p>
    <w:p w14:paraId="27D5A47D" w14:textId="77777777" w:rsidR="006B53BB" w:rsidRDefault="006B53BB" w:rsidP="006B53BB">
      <w:pPr>
        <w:pStyle w:val="NoSpacing"/>
      </w:pPr>
    </w:p>
    <w:p w14:paraId="4A141877" w14:textId="77777777" w:rsidR="006B53BB" w:rsidRDefault="006B53BB" w:rsidP="006B53BB">
      <w:pPr>
        <w:pStyle w:val="NoSpacing"/>
      </w:pPr>
      <w:r>
        <w:t>In this exercise, we take a demographic approach that considers the</w:t>
      </w:r>
    </w:p>
    <w:p w14:paraId="7FFB6AE3" w14:textId="77777777" w:rsidR="006B53BB" w:rsidRDefault="006B53BB" w:rsidP="006B53BB">
      <w:pPr>
        <w:pStyle w:val="NoSpacing"/>
      </w:pPr>
      <w:r>
        <w:t>proportion of the municipal rural population over the total municipal</w:t>
      </w:r>
    </w:p>
    <w:p w14:paraId="6B40889D" w14:textId="77777777" w:rsidR="006B53BB" w:rsidRDefault="006B53BB" w:rsidP="006B53BB">
      <w:pPr>
        <w:pStyle w:val="NoSpacing"/>
      </w:pPr>
      <w:r>
        <w:t>population. This basic "Rurality Index" measure has a few advantages.</w:t>
      </w:r>
    </w:p>
    <w:p w14:paraId="25C5DC82" w14:textId="77777777" w:rsidR="006B53BB" w:rsidRDefault="006B53BB" w:rsidP="006B53BB">
      <w:pPr>
        <w:pStyle w:val="NoSpacing"/>
      </w:pPr>
      <w:r>
        <w:t>First, it was created by the Economics Center for Development and</w:t>
      </w:r>
    </w:p>
    <w:p w14:paraId="32A9293D" w14:textId="77777777" w:rsidR="006B53BB" w:rsidRDefault="006B53BB" w:rsidP="006B53BB">
      <w:pPr>
        <w:pStyle w:val="NoSpacing"/>
      </w:pPr>
      <w:r>
        <w:t>Economy (CEDE) at Universidad de Los Andes, using official Census data</w:t>
      </w:r>
    </w:p>
    <w:p w14:paraId="1E9FE3FA" w14:textId="77777777" w:rsidR="006B53BB" w:rsidRDefault="006B53BB" w:rsidP="006B53BB">
      <w:pPr>
        <w:pStyle w:val="NoSpacing"/>
      </w:pPr>
      <w:r>
        <w:t>from DANE. Second, this proportional measure provides a continuous scale</w:t>
      </w:r>
    </w:p>
    <w:p w14:paraId="76F9A6FD" w14:textId="77777777" w:rsidR="006B53BB" w:rsidRDefault="006B53BB" w:rsidP="006B53BB">
      <w:pPr>
        <w:pStyle w:val="NoSpacing"/>
      </w:pPr>
      <w:r>
        <w:t>of municipal rurality that can be can be interacted with the V-Dem score</w:t>
      </w:r>
    </w:p>
    <w:p w14:paraId="62882873" w14:textId="77777777" w:rsidR="006B53BB" w:rsidRDefault="006B53BB" w:rsidP="006B53BB">
      <w:pPr>
        <w:pStyle w:val="NoSpacing"/>
      </w:pPr>
      <w:r>
        <w:t>proportions for the first two variables. We demonstrate this process</w:t>
      </w:r>
    </w:p>
    <w:p w14:paraId="1C84BD63" w14:textId="77777777" w:rsidR="006B53BB" w:rsidRDefault="006B53BB" w:rsidP="006B53BB">
      <w:pPr>
        <w:pStyle w:val="NoSpacing"/>
      </w:pPr>
      <w:r>
        <w:t>below.</w:t>
      </w:r>
    </w:p>
    <w:p w14:paraId="2B62513D" w14:textId="77777777" w:rsidR="006B53BB" w:rsidRDefault="006B53BB" w:rsidP="006B53BB">
      <w:pPr>
        <w:pStyle w:val="NoSpacing"/>
      </w:pPr>
    </w:p>
    <w:p w14:paraId="75D35591" w14:textId="77777777" w:rsidR="006B53BB" w:rsidRDefault="006B53BB" w:rsidP="006B53BB">
      <w:pPr>
        <w:pStyle w:val="NoSpacing"/>
      </w:pPr>
      <w:r>
        <w:t>``</w:t>
      </w:r>
      <w:proofErr w:type="gramStart"/>
      <w:r>
        <w:t>`{</w:t>
      </w:r>
      <w:proofErr w:type="gramEnd"/>
      <w:r>
        <w:t>r, V18_0-1_read, include=FALSE, echo=FALSE}</w:t>
      </w:r>
    </w:p>
    <w:p w14:paraId="478695A9" w14:textId="77777777" w:rsidR="006B53BB" w:rsidRDefault="006B53BB" w:rsidP="006B53BB">
      <w:pPr>
        <w:pStyle w:val="NoSpacing"/>
      </w:pPr>
      <w:r>
        <w:t xml:space="preserve"># </w:t>
      </w:r>
      <w:proofErr w:type="gramStart"/>
      <w:r>
        <w:t>municipal</w:t>
      </w:r>
      <w:proofErr w:type="gramEnd"/>
      <w:r>
        <w:t>-level data for distance to capital city</w:t>
      </w:r>
    </w:p>
    <w:p w14:paraId="11284326" w14:textId="77777777" w:rsidR="006B53BB" w:rsidRDefault="006B53BB" w:rsidP="006B53BB">
      <w:pPr>
        <w:pStyle w:val="NoSpacing"/>
      </w:pPr>
      <w:r>
        <w:t xml:space="preserve">IR18 &lt;- </w:t>
      </w:r>
      <w:proofErr w:type="spellStart"/>
      <w:r>
        <w:t>read_</w:t>
      </w:r>
      <w:proofErr w:type="gramStart"/>
      <w:r>
        <w:t>excel</w:t>
      </w:r>
      <w:proofErr w:type="spellEnd"/>
      <w:r>
        <w:t>(</w:t>
      </w:r>
      <w:proofErr w:type="gramEnd"/>
      <w:r>
        <w:t>"G:/Shared drives/snvdem/snvdem24/data/geospatial/2018pmq/0-1_Rurality/PANEL_CARACTERISTICAS_GENERALES(2021).xlsx")</w:t>
      </w:r>
    </w:p>
    <w:p w14:paraId="50A4B89C" w14:textId="77777777" w:rsidR="006B53BB" w:rsidRPr="006B53BB" w:rsidRDefault="006B53BB" w:rsidP="006B53BB">
      <w:pPr>
        <w:pStyle w:val="NoSpacing"/>
        <w:rPr>
          <w:lang w:val="es-CO"/>
        </w:rPr>
      </w:pPr>
      <w:proofErr w:type="spellStart"/>
      <w:proofErr w:type="gramStart"/>
      <w:r w:rsidRPr="006B53BB">
        <w:rPr>
          <w:lang w:val="es-CO"/>
        </w:rPr>
        <w:t>colnames</w:t>
      </w:r>
      <w:proofErr w:type="spellEnd"/>
      <w:r w:rsidRPr="006B53BB">
        <w:rPr>
          <w:lang w:val="es-CO"/>
        </w:rPr>
        <w:t>(</w:t>
      </w:r>
      <w:proofErr w:type="gramEnd"/>
      <w:r w:rsidRPr="006B53BB">
        <w:rPr>
          <w:lang w:val="es-CO"/>
        </w:rPr>
        <w:t>IR18)[3] = "MPIO_CDPMP"</w:t>
      </w:r>
    </w:p>
    <w:p w14:paraId="5A4B0E2A" w14:textId="77777777" w:rsidR="006B53BB" w:rsidRPr="006B53BB" w:rsidRDefault="006B53BB" w:rsidP="006B53BB">
      <w:pPr>
        <w:pStyle w:val="NoSpacing"/>
        <w:rPr>
          <w:lang w:val="es-CO"/>
        </w:rPr>
      </w:pPr>
      <w:proofErr w:type="spellStart"/>
      <w:proofErr w:type="gramStart"/>
      <w:r w:rsidRPr="006B53BB">
        <w:rPr>
          <w:lang w:val="es-CO"/>
        </w:rPr>
        <w:t>colnames</w:t>
      </w:r>
      <w:proofErr w:type="spellEnd"/>
      <w:r w:rsidRPr="006B53BB">
        <w:rPr>
          <w:lang w:val="es-CO"/>
        </w:rPr>
        <w:t>(</w:t>
      </w:r>
      <w:proofErr w:type="gramEnd"/>
      <w:r w:rsidRPr="006B53BB">
        <w:rPr>
          <w:lang w:val="es-CO"/>
        </w:rPr>
        <w:t>IR18)[7] = "</w:t>
      </w:r>
      <w:proofErr w:type="spellStart"/>
      <w:r w:rsidRPr="006B53BB">
        <w:rPr>
          <w:lang w:val="es-CO"/>
        </w:rPr>
        <w:t>Year</w:t>
      </w:r>
      <w:proofErr w:type="spellEnd"/>
      <w:r w:rsidRPr="006B53BB">
        <w:rPr>
          <w:lang w:val="es-CO"/>
        </w:rPr>
        <w:t>"</w:t>
      </w:r>
    </w:p>
    <w:p w14:paraId="0C6B44C4" w14:textId="77777777" w:rsidR="006B53BB" w:rsidRPr="006B53BB" w:rsidRDefault="006B53BB" w:rsidP="006B53BB">
      <w:pPr>
        <w:pStyle w:val="NoSpacing"/>
        <w:rPr>
          <w:lang w:val="es-CO"/>
        </w:rPr>
      </w:pPr>
      <w:r w:rsidRPr="006B53BB">
        <w:rPr>
          <w:lang w:val="es-CO"/>
        </w:rPr>
        <w:t>IR18 &lt;- IR18 %&gt;%</w:t>
      </w:r>
    </w:p>
    <w:p w14:paraId="0A39CF13" w14:textId="77777777" w:rsidR="006B53BB" w:rsidRDefault="006B53BB" w:rsidP="006B53BB">
      <w:pPr>
        <w:pStyle w:val="NoSpacing"/>
      </w:pPr>
      <w:r w:rsidRPr="006B53BB">
        <w:rPr>
          <w:lang w:val="es-CO"/>
        </w:rPr>
        <w:t xml:space="preserve">  </w:t>
      </w:r>
      <w:proofErr w:type="gramStart"/>
      <w:r>
        <w:t>filter(</w:t>
      </w:r>
      <w:proofErr w:type="gramEnd"/>
      <w:r>
        <w:t>Year == 2018)</w:t>
      </w:r>
    </w:p>
    <w:p w14:paraId="66C9C465" w14:textId="77777777" w:rsidR="006B53BB" w:rsidRDefault="006B53BB" w:rsidP="006B53BB">
      <w:pPr>
        <w:pStyle w:val="NoSpacing"/>
      </w:pPr>
      <w:r>
        <w:t xml:space="preserve"># </w:t>
      </w:r>
      <w:proofErr w:type="gramStart"/>
      <w:r>
        <w:t>this</w:t>
      </w:r>
      <w:proofErr w:type="gramEnd"/>
      <w:r>
        <w:t xml:space="preserve"> data set also contains important descriptive information (department, province) that we will hang onto</w:t>
      </w:r>
    </w:p>
    <w:p w14:paraId="6580553E" w14:textId="77777777" w:rsidR="006B53BB" w:rsidRPr="006B53BB" w:rsidRDefault="006B53BB" w:rsidP="006B53BB">
      <w:pPr>
        <w:pStyle w:val="NoSpacing"/>
        <w:rPr>
          <w:lang w:val="es-CO"/>
        </w:rPr>
      </w:pPr>
      <w:r w:rsidRPr="006B53BB">
        <w:rPr>
          <w:lang w:val="es-CO"/>
        </w:rPr>
        <w:t>IR18 &lt;- IR18[</w:t>
      </w:r>
      <w:proofErr w:type="gramStart"/>
      <w:r w:rsidRPr="006B53BB">
        <w:rPr>
          <w:lang w:val="es-CO"/>
        </w:rPr>
        <w:t>c(</w:t>
      </w:r>
      <w:proofErr w:type="gramEnd"/>
      <w:r w:rsidRPr="006B53BB">
        <w:rPr>
          <w:lang w:val="es-CO"/>
        </w:rPr>
        <w:t>"MPIO_CDPMP", "</w:t>
      </w:r>
      <w:proofErr w:type="spellStart"/>
      <w:r w:rsidRPr="006B53BB">
        <w:rPr>
          <w:lang w:val="es-CO"/>
        </w:rPr>
        <w:t>depto</w:t>
      </w:r>
      <w:proofErr w:type="spellEnd"/>
      <w:r w:rsidRPr="006B53BB">
        <w:rPr>
          <w:lang w:val="es-CO"/>
        </w:rPr>
        <w:t>", "provincia", "</w:t>
      </w:r>
      <w:proofErr w:type="spellStart"/>
      <w:r w:rsidRPr="006B53BB">
        <w:rPr>
          <w:lang w:val="es-CO"/>
        </w:rPr>
        <w:t>indrural</w:t>
      </w:r>
      <w:proofErr w:type="spellEnd"/>
      <w:r w:rsidRPr="006B53BB">
        <w:rPr>
          <w:lang w:val="es-CO"/>
        </w:rPr>
        <w:t>")]</w:t>
      </w:r>
    </w:p>
    <w:p w14:paraId="075323B6" w14:textId="77777777" w:rsidR="006B53BB" w:rsidRPr="006B53BB" w:rsidRDefault="006B53BB" w:rsidP="006B53BB">
      <w:pPr>
        <w:pStyle w:val="NoSpacing"/>
        <w:rPr>
          <w:lang w:val="es-CO"/>
        </w:rPr>
      </w:pPr>
    </w:p>
    <w:p w14:paraId="1B8DBE15" w14:textId="77777777" w:rsidR="006B53BB" w:rsidRDefault="006B53BB" w:rsidP="006B53BB">
      <w:pPr>
        <w:pStyle w:val="NoSpacing"/>
      </w:pPr>
      <w:r>
        <w:t># Because the import creates a numeric field for DANE code, we must convert this numeric variable to character and then assure each observation has the corresponding 5 digits</w:t>
      </w:r>
    </w:p>
    <w:p w14:paraId="27C1F19D" w14:textId="77777777" w:rsidR="006B53BB" w:rsidRPr="006B53BB" w:rsidRDefault="006B53BB" w:rsidP="006B53BB">
      <w:pPr>
        <w:pStyle w:val="NoSpacing"/>
        <w:rPr>
          <w:lang w:val="es-CO"/>
        </w:rPr>
      </w:pPr>
      <w:r w:rsidRPr="006B53BB">
        <w:rPr>
          <w:lang w:val="es-CO"/>
        </w:rPr>
        <w:t xml:space="preserve">IR18$MPIO_CDPMP &lt;- </w:t>
      </w:r>
      <w:proofErr w:type="spellStart"/>
      <w:proofErr w:type="gramStart"/>
      <w:r w:rsidRPr="006B53BB">
        <w:rPr>
          <w:lang w:val="es-CO"/>
        </w:rPr>
        <w:t>as.character</w:t>
      </w:r>
      <w:proofErr w:type="spellEnd"/>
      <w:proofErr w:type="gramEnd"/>
      <w:r w:rsidRPr="006B53BB">
        <w:rPr>
          <w:lang w:val="es-CO"/>
        </w:rPr>
        <w:t>(IR18$MPIO_CDPMP)</w:t>
      </w:r>
    </w:p>
    <w:p w14:paraId="565EE089" w14:textId="77777777" w:rsidR="006B53BB" w:rsidRDefault="006B53BB" w:rsidP="006B53BB">
      <w:pPr>
        <w:pStyle w:val="NoSpacing"/>
      </w:pPr>
      <w:r>
        <w:t># Add a 0 before values with 4 digits only</w:t>
      </w:r>
    </w:p>
    <w:p w14:paraId="10D8D312" w14:textId="77777777" w:rsidR="006B53BB" w:rsidRPr="006B53BB" w:rsidRDefault="006B53BB" w:rsidP="006B53BB">
      <w:pPr>
        <w:pStyle w:val="NoSpacing"/>
        <w:rPr>
          <w:lang w:val="es-CO"/>
        </w:rPr>
      </w:pPr>
      <w:r w:rsidRPr="006B53BB">
        <w:rPr>
          <w:lang w:val="es-CO"/>
        </w:rPr>
        <w:t xml:space="preserve">IR18$MPIO_CDPMP &lt;- </w:t>
      </w:r>
      <w:proofErr w:type="spellStart"/>
      <w:r w:rsidRPr="006B53BB">
        <w:rPr>
          <w:lang w:val="es-CO"/>
        </w:rPr>
        <w:t>ifelse</w:t>
      </w:r>
      <w:proofErr w:type="spellEnd"/>
      <w:r w:rsidRPr="006B53BB">
        <w:rPr>
          <w:lang w:val="es-CO"/>
        </w:rPr>
        <w:t>(</w:t>
      </w:r>
      <w:proofErr w:type="spellStart"/>
      <w:proofErr w:type="gramStart"/>
      <w:r w:rsidRPr="006B53BB">
        <w:rPr>
          <w:lang w:val="es-CO"/>
        </w:rPr>
        <w:t>nchar</w:t>
      </w:r>
      <w:proofErr w:type="spellEnd"/>
      <w:r w:rsidRPr="006B53BB">
        <w:rPr>
          <w:lang w:val="es-CO"/>
        </w:rPr>
        <w:t>(</w:t>
      </w:r>
      <w:proofErr w:type="gramEnd"/>
      <w:r w:rsidRPr="006B53BB">
        <w:rPr>
          <w:lang w:val="es-CO"/>
        </w:rPr>
        <w:t>IR18$MPIO_CDPMP) == 4, paste0("0", IR18$MPIO_CDPMP), IR18$MPIO_CDPMP)</w:t>
      </w:r>
    </w:p>
    <w:p w14:paraId="69261135" w14:textId="77777777" w:rsidR="006B53BB" w:rsidRPr="006B53BB" w:rsidRDefault="006B53BB" w:rsidP="006B53BB">
      <w:pPr>
        <w:pStyle w:val="NoSpacing"/>
        <w:rPr>
          <w:lang w:val="es-CO"/>
        </w:rPr>
      </w:pPr>
    </w:p>
    <w:p w14:paraId="746F1CE1" w14:textId="77777777" w:rsidR="006B53BB" w:rsidRDefault="006B53BB" w:rsidP="006B53BB">
      <w:pPr>
        <w:pStyle w:val="NoSpacing"/>
      </w:pPr>
      <w:r>
        <w:t>```</w:t>
      </w:r>
    </w:p>
    <w:p w14:paraId="65B3E2E4" w14:textId="77777777" w:rsidR="006B53BB" w:rsidRDefault="006B53BB" w:rsidP="006B53BB">
      <w:pPr>
        <w:pStyle w:val="NoSpacing"/>
      </w:pPr>
    </w:p>
    <w:p w14:paraId="4114281C" w14:textId="77777777" w:rsidR="006B53BB" w:rsidRDefault="006B53BB" w:rsidP="006B53BB">
      <w:pPr>
        <w:pStyle w:val="NoSpacing"/>
      </w:pPr>
      <w:r>
        <w:lastRenderedPageBreak/>
        <w:t>We can merge the rurality index with V-Dem scores in at least two ways.</w:t>
      </w:r>
    </w:p>
    <w:p w14:paraId="3D538780" w14:textId="77777777" w:rsidR="006B53BB" w:rsidRDefault="006B53BB" w:rsidP="006B53BB">
      <w:pPr>
        <w:pStyle w:val="NoSpacing"/>
      </w:pPr>
      <w:r>
        <w:t>One option is to create a threshold for rural places and assign V-Dem</w:t>
      </w:r>
    </w:p>
    <w:p w14:paraId="4881FE5C" w14:textId="77777777" w:rsidR="006B53BB" w:rsidRDefault="006B53BB" w:rsidP="006B53BB">
      <w:pPr>
        <w:pStyle w:val="NoSpacing"/>
      </w:pPr>
      <w:r>
        <w:t>scores accordingly. For example, we could take the mid-point as a</w:t>
      </w:r>
    </w:p>
    <w:p w14:paraId="3E07E67D" w14:textId="77777777" w:rsidR="006B53BB" w:rsidRDefault="006B53BB" w:rsidP="006B53BB">
      <w:pPr>
        <w:pStyle w:val="NoSpacing"/>
      </w:pPr>
      <w:r>
        <w:t>threshold for rural and urban municipalities: if more than half of the</w:t>
      </w:r>
    </w:p>
    <w:p w14:paraId="502225CC" w14:textId="77777777" w:rsidR="006B53BB" w:rsidRDefault="006B53BB" w:rsidP="006B53BB">
      <w:pPr>
        <w:pStyle w:val="NoSpacing"/>
      </w:pPr>
      <w:r>
        <w:t>population is considered rural inhabitants, then the municipality is</w:t>
      </w:r>
    </w:p>
    <w:p w14:paraId="4910DB86" w14:textId="77777777" w:rsidR="006B53BB" w:rsidRDefault="006B53BB" w:rsidP="006B53BB">
      <w:pPr>
        <w:pStyle w:val="NoSpacing"/>
      </w:pPr>
      <w:r>
        <w:t>considered rural. This method provides a first cut, and may be more</w:t>
      </w:r>
    </w:p>
    <w:p w14:paraId="26C28A69" w14:textId="77777777" w:rsidR="006B53BB" w:rsidRDefault="006B53BB" w:rsidP="006B53BB">
      <w:pPr>
        <w:pStyle w:val="NoSpacing"/>
      </w:pPr>
      <w:r>
        <w:t>intuitive to interpret. On the other hand, this approach involves the</w:t>
      </w:r>
    </w:p>
    <w:p w14:paraId="104492BF" w14:textId="77777777" w:rsidR="006B53BB" w:rsidRDefault="006B53BB" w:rsidP="006B53BB">
      <w:pPr>
        <w:pStyle w:val="NoSpacing"/>
      </w:pPr>
      <w:r>
        <w:t>setting of arbitrary thresholds that may produce misleading results,</w:t>
      </w:r>
    </w:p>
    <w:p w14:paraId="31BE707F" w14:textId="77777777" w:rsidR="006B53BB" w:rsidRDefault="006B53BB" w:rsidP="006B53BB">
      <w:pPr>
        <w:pStyle w:val="NoSpacing"/>
      </w:pPr>
      <w:r>
        <w:t>especially given the cases grouped around the threshold.</w:t>
      </w:r>
    </w:p>
    <w:p w14:paraId="71EE7A12" w14:textId="77777777" w:rsidR="006B53BB" w:rsidRDefault="006B53BB" w:rsidP="006B53BB">
      <w:pPr>
        <w:pStyle w:val="NoSpacing"/>
      </w:pPr>
    </w:p>
    <w:p w14:paraId="64CDFEBF" w14:textId="77777777" w:rsidR="006B53BB" w:rsidRDefault="006B53BB" w:rsidP="006B53BB">
      <w:pPr>
        <w:pStyle w:val="NoSpacing"/>
      </w:pPr>
      <w:r>
        <w:t>Another option is to interact the rurality index with V-Dem scores and</w:t>
      </w:r>
    </w:p>
    <w:p w14:paraId="4DB2C91E" w14:textId="77777777" w:rsidR="006B53BB" w:rsidRDefault="006B53BB" w:rsidP="006B53BB">
      <w:pPr>
        <w:pStyle w:val="NoSpacing"/>
      </w:pPr>
      <w:r>
        <w:t>preserve the continuous nature of the data. We call this the Cumulative</w:t>
      </w:r>
    </w:p>
    <w:p w14:paraId="5EDA54AB" w14:textId="77777777" w:rsidR="006B53BB" w:rsidRDefault="006B53BB" w:rsidP="006B53BB">
      <w:pPr>
        <w:pStyle w:val="NoSpacing"/>
      </w:pPr>
      <w:r>
        <w:t>Distribution Function (CDF) approach because it creates a normalized</w:t>
      </w:r>
    </w:p>
    <w:p w14:paraId="78EF1CFA" w14:textId="77777777" w:rsidR="006B53BB" w:rsidRDefault="006B53BB" w:rsidP="006B53BB">
      <w:pPr>
        <w:pStyle w:val="NoSpacing"/>
      </w:pPr>
      <w:r>
        <w:t>value for the variable that can be interacted with V-Dem scores</w:t>
      </w:r>
    </w:p>
    <w:p w14:paraId="0837A280" w14:textId="77777777" w:rsidR="006B53BB" w:rsidRDefault="006B53BB" w:rsidP="006B53BB">
      <w:pPr>
        <w:pStyle w:val="NoSpacing"/>
      </w:pPr>
      <w:r>
        <w:t>systematically.</w:t>
      </w:r>
    </w:p>
    <w:p w14:paraId="5961CFC1" w14:textId="77777777" w:rsidR="006B53BB" w:rsidRDefault="006B53BB" w:rsidP="006B53BB">
      <w:pPr>
        <w:pStyle w:val="NoSpacing"/>
      </w:pPr>
    </w:p>
    <w:p w14:paraId="186C155A" w14:textId="77777777" w:rsidR="006B53BB" w:rsidRDefault="006B53BB" w:rsidP="006B53BB">
      <w:pPr>
        <w:pStyle w:val="NoSpacing"/>
      </w:pPr>
      <w:r>
        <w:t>Figure 1 depicts the results of these two approaches using the question:</w:t>
      </w:r>
    </w:p>
    <w:p w14:paraId="057BE94D" w14:textId="77777777" w:rsidR="006B53BB" w:rsidRDefault="006B53BB" w:rsidP="006B53BB">
      <w:pPr>
        <w:pStyle w:val="NoSpacing"/>
      </w:pPr>
      <w:r>
        <w:t>"How would you describe the areas of the country in which elections are</w:t>
      </w:r>
    </w:p>
    <w:p w14:paraId="7DB1ED03" w14:textId="77777777" w:rsidR="006B53BB" w:rsidRDefault="006B53BB" w:rsidP="006B53BB">
      <w:pPr>
        <w:pStyle w:val="NoSpacing"/>
      </w:pPr>
      <w:r>
        <w:t>significantly less free and fair" (`v2elsnlfc`), and only looking at</w:t>
      </w:r>
    </w:p>
    <w:p w14:paraId="2DDE7537" w14:textId="77777777" w:rsidR="006B53BB" w:rsidRDefault="006B53BB" w:rsidP="006B53BB">
      <w:pPr>
        <w:pStyle w:val="NoSpacing"/>
      </w:pPr>
      <w:r>
        <w:t>option #0: Rural. On the left side is the threshold approach and on the</w:t>
      </w:r>
    </w:p>
    <w:p w14:paraId="4A4392D3" w14:textId="77777777" w:rsidR="006B53BB" w:rsidRDefault="006B53BB" w:rsidP="006B53BB">
      <w:pPr>
        <w:pStyle w:val="NoSpacing"/>
      </w:pPr>
      <w:r>
        <w:t>right side is the CDF approach. Clearly, the CDF approach provides much</w:t>
      </w:r>
    </w:p>
    <w:p w14:paraId="1D648C4F" w14:textId="77777777" w:rsidR="006B53BB" w:rsidRDefault="006B53BB" w:rsidP="006B53BB">
      <w:pPr>
        <w:pStyle w:val="NoSpacing"/>
      </w:pPr>
      <w:r>
        <w:t>more detail than the threshold approach, which can only provide a simple</w:t>
      </w:r>
    </w:p>
    <w:p w14:paraId="35677C81" w14:textId="77777777" w:rsidR="006B53BB" w:rsidRDefault="006B53BB" w:rsidP="006B53BB">
      <w:pPr>
        <w:pStyle w:val="NoSpacing"/>
      </w:pPr>
      <w:r>
        <w:t>visualization of areas categorized as rural. At the same time, the CDF</w:t>
      </w:r>
    </w:p>
    <w:p w14:paraId="5E20377B" w14:textId="77777777" w:rsidR="006B53BB" w:rsidRDefault="006B53BB" w:rsidP="006B53BB">
      <w:pPr>
        <w:pStyle w:val="NoSpacing"/>
      </w:pPr>
      <w:r>
        <w:t>approach creates a new continuous measure that is less straightforward</w:t>
      </w:r>
    </w:p>
    <w:p w14:paraId="14FD42A0" w14:textId="77777777" w:rsidR="006B53BB" w:rsidRDefault="006B53BB" w:rsidP="006B53BB">
      <w:pPr>
        <w:pStyle w:val="NoSpacing"/>
      </w:pPr>
      <w:r>
        <w:t>to interpret. The CDF transforms the .875 proportion recorded in V-Dem</w:t>
      </w:r>
    </w:p>
    <w:p w14:paraId="52F1BEE7" w14:textId="77777777" w:rsidR="006B53BB" w:rsidRDefault="006B53BB" w:rsidP="006B53BB">
      <w:pPr>
        <w:pStyle w:val="NoSpacing"/>
      </w:pPr>
      <w:r>
        <w:t>for this year in Colombia and, when interacted with the rurality index,</w:t>
      </w:r>
    </w:p>
    <w:p w14:paraId="1F358866" w14:textId="77777777" w:rsidR="006B53BB" w:rsidRDefault="006B53BB" w:rsidP="006B53BB">
      <w:pPr>
        <w:pStyle w:val="NoSpacing"/>
      </w:pPr>
      <w:r>
        <w:t>creates a variable whose municipal-level values range from</w:t>
      </w:r>
    </w:p>
    <w:p w14:paraId="63BE7AC8" w14:textId="77777777" w:rsidR="006B53BB" w:rsidRDefault="006B53BB" w:rsidP="006B53BB">
      <w:pPr>
        <w:pStyle w:val="NoSpacing"/>
      </w:pPr>
      <w:r w:rsidRPr="006B53BB">
        <w:rPr>
          <w:lang w:val="es-CO"/>
        </w:rPr>
        <w:t xml:space="preserve">`r </w:t>
      </w:r>
      <w:proofErr w:type="gramStart"/>
      <w:r w:rsidRPr="006B53BB">
        <w:rPr>
          <w:lang w:val="es-CO"/>
        </w:rPr>
        <w:t>min(</w:t>
      </w:r>
      <w:proofErr w:type="gramEnd"/>
      <w:r w:rsidRPr="006B53BB">
        <w:rPr>
          <w:lang w:val="es-CO"/>
        </w:rPr>
        <w:t xml:space="preserve">IR18$el_c0)` </w:t>
      </w:r>
      <w:proofErr w:type="spellStart"/>
      <w:r w:rsidRPr="006B53BB">
        <w:rPr>
          <w:lang w:val="es-CO"/>
        </w:rPr>
        <w:t>to</w:t>
      </w:r>
      <w:proofErr w:type="spellEnd"/>
      <w:r w:rsidRPr="006B53BB">
        <w:rPr>
          <w:lang w:val="es-CO"/>
        </w:rPr>
        <w:t xml:space="preserve"> `r </w:t>
      </w:r>
      <w:proofErr w:type="spellStart"/>
      <w:r w:rsidRPr="006B53BB">
        <w:rPr>
          <w:lang w:val="es-CO"/>
        </w:rPr>
        <w:t>max</w:t>
      </w:r>
      <w:proofErr w:type="spellEnd"/>
      <w:r w:rsidRPr="006B53BB">
        <w:rPr>
          <w:lang w:val="es-CO"/>
        </w:rPr>
        <w:t xml:space="preserve">(IR18$el_c0)`. </w:t>
      </w:r>
      <w:r>
        <w:t>The benefit of using this</w:t>
      </w:r>
    </w:p>
    <w:p w14:paraId="1D7940AC" w14:textId="77777777" w:rsidR="006B53BB" w:rsidRDefault="006B53BB" w:rsidP="006B53BB">
      <w:pPr>
        <w:pStyle w:val="NoSpacing"/>
      </w:pPr>
      <w:r>
        <w:t>variable, however, is that it provides a granular, empirically grounded</w:t>
      </w:r>
    </w:p>
    <w:p w14:paraId="4FB2BD2E" w14:textId="77777777" w:rsidR="006B53BB" w:rsidRDefault="006B53BB" w:rsidP="006B53BB">
      <w:pPr>
        <w:pStyle w:val="NoSpacing"/>
      </w:pPr>
      <w:r>
        <w:t>estimate of the association between rurality and less free and fair</w:t>
      </w:r>
    </w:p>
    <w:p w14:paraId="17107E7B" w14:textId="77777777" w:rsidR="006B53BB" w:rsidRDefault="006B53BB" w:rsidP="006B53BB">
      <w:pPr>
        <w:pStyle w:val="NoSpacing"/>
      </w:pPr>
      <w:r>
        <w:t>elections. Because it is a normalized measure, this new estimate can be</w:t>
      </w:r>
    </w:p>
    <w:p w14:paraId="6ED0F651" w14:textId="77777777" w:rsidR="006B53BB" w:rsidRDefault="006B53BB" w:rsidP="006B53BB">
      <w:pPr>
        <w:pStyle w:val="NoSpacing"/>
      </w:pPr>
      <w:r>
        <w:t>compared with the normalized values for other responses, resulting in a</w:t>
      </w:r>
    </w:p>
    <w:p w14:paraId="6186861F" w14:textId="77777777" w:rsidR="006B53BB" w:rsidRDefault="006B53BB" w:rsidP="006B53BB">
      <w:pPr>
        <w:pStyle w:val="NoSpacing"/>
      </w:pPr>
      <w:r>
        <w:t>municipal-level estimate based on V-Dem experts' assessments of the</w:t>
      </w:r>
    </w:p>
    <w:p w14:paraId="00D4477B" w14:textId="77777777" w:rsidR="006B53BB" w:rsidRDefault="006B53BB" w:rsidP="006B53BB">
      <w:pPr>
        <w:pStyle w:val="NoSpacing"/>
      </w:pPr>
      <w:r>
        <w:t>background concept's relevance.</w:t>
      </w:r>
    </w:p>
    <w:p w14:paraId="6AC6E298" w14:textId="77777777" w:rsidR="006B53BB" w:rsidRDefault="006B53BB" w:rsidP="006B53BB">
      <w:pPr>
        <w:pStyle w:val="NoSpacing"/>
      </w:pPr>
    </w:p>
    <w:p w14:paraId="6AEFC1CD" w14:textId="77777777" w:rsidR="006B53BB" w:rsidRDefault="006B53BB" w:rsidP="006B53BB">
      <w:pPr>
        <w:pStyle w:val="NoSpacing"/>
      </w:pPr>
      <w:r>
        <w:t>``</w:t>
      </w:r>
      <w:proofErr w:type="gramStart"/>
      <w:r>
        <w:t>`{</w:t>
      </w:r>
      <w:proofErr w:type="gramEnd"/>
      <w:r>
        <w:t>r, V18_0-1_vdem, include=FALSE, echo=FALSE}</w:t>
      </w:r>
    </w:p>
    <w:p w14:paraId="0AEAC019" w14:textId="77777777" w:rsidR="006B53BB" w:rsidRDefault="006B53BB" w:rsidP="006B53BB">
      <w:pPr>
        <w:pStyle w:val="NoSpacing"/>
      </w:pPr>
      <w:r>
        <w:t># Option #1: interact V-Dem with rural index score</w:t>
      </w:r>
    </w:p>
    <w:p w14:paraId="6AD844D7" w14:textId="77777777" w:rsidR="006B53BB" w:rsidRPr="006B53BB" w:rsidRDefault="006B53BB" w:rsidP="006B53BB">
      <w:pPr>
        <w:pStyle w:val="NoSpacing"/>
        <w:rPr>
          <w:lang w:val="es-CO"/>
        </w:rPr>
      </w:pPr>
      <w:r w:rsidRPr="006B53BB">
        <w:rPr>
          <w:lang w:val="es-CO"/>
        </w:rPr>
        <w:t xml:space="preserve">IR18$CDF_0t1 &lt;- </w:t>
      </w:r>
      <w:proofErr w:type="spellStart"/>
      <w:proofErr w:type="gramStart"/>
      <w:r w:rsidRPr="006B53BB">
        <w:rPr>
          <w:lang w:val="es-CO"/>
        </w:rPr>
        <w:t>pnorm</w:t>
      </w:r>
      <w:proofErr w:type="spellEnd"/>
      <w:r w:rsidRPr="006B53BB">
        <w:rPr>
          <w:lang w:val="es-CO"/>
        </w:rPr>
        <w:t>(</w:t>
      </w:r>
      <w:proofErr w:type="gramEnd"/>
      <w:r w:rsidRPr="006B53BB">
        <w:rPr>
          <w:lang w:val="es-CO"/>
        </w:rPr>
        <w:t>IR18$indrural)</w:t>
      </w:r>
    </w:p>
    <w:p w14:paraId="05D5CA12" w14:textId="77777777" w:rsidR="006B53BB" w:rsidRPr="006B53BB" w:rsidRDefault="006B53BB" w:rsidP="006B53BB">
      <w:pPr>
        <w:pStyle w:val="NoSpacing"/>
        <w:rPr>
          <w:lang w:val="es-CO"/>
        </w:rPr>
      </w:pPr>
    </w:p>
    <w:p w14:paraId="75B5BF9F" w14:textId="77777777" w:rsidR="006B53BB" w:rsidRDefault="006B53BB" w:rsidP="006B53BB">
      <w:pPr>
        <w:pStyle w:val="NoSpacing"/>
      </w:pPr>
      <w:r>
        <w:t># 0: proportion who selected Rural</w:t>
      </w:r>
    </w:p>
    <w:p w14:paraId="5885219C" w14:textId="77777777" w:rsidR="006B53BB" w:rsidRDefault="006B53BB" w:rsidP="006B53BB">
      <w:pPr>
        <w:pStyle w:val="NoSpacing"/>
      </w:pPr>
      <w:r>
        <w:t xml:space="preserve">IR18 &lt;- IR18 %&gt;% </w:t>
      </w:r>
    </w:p>
    <w:p w14:paraId="0667386A" w14:textId="77777777" w:rsidR="006B53BB" w:rsidRDefault="006B53BB" w:rsidP="006B53BB">
      <w:pPr>
        <w:pStyle w:val="NoSpacing"/>
      </w:pPr>
      <w:r>
        <w:t xml:space="preserve">  </w:t>
      </w:r>
      <w:proofErr w:type="gramStart"/>
      <w:r>
        <w:t>mutate(</w:t>
      </w:r>
      <w:proofErr w:type="gramEnd"/>
      <w:r>
        <w:t>el_c0 = CDF_0t1*v13_col_sn_2018$v2elsnlfc_0) %&gt;%</w:t>
      </w:r>
    </w:p>
    <w:p w14:paraId="40EBECB6" w14:textId="77777777" w:rsidR="006B53BB" w:rsidRDefault="006B53BB" w:rsidP="006B53BB">
      <w:pPr>
        <w:pStyle w:val="NoSpacing"/>
      </w:pPr>
      <w:r>
        <w:t xml:space="preserve">  </w:t>
      </w:r>
      <w:proofErr w:type="gramStart"/>
      <w:r>
        <w:t>mutate(</w:t>
      </w:r>
      <w:proofErr w:type="gramEnd"/>
      <w:r>
        <w:t>em_c0 = CDF_0t1*v13_col_sn_2018$v2elsnmrfc_0) %&gt;%</w:t>
      </w:r>
    </w:p>
    <w:p w14:paraId="35E4D06B" w14:textId="77777777" w:rsidR="006B53BB" w:rsidRDefault="006B53BB" w:rsidP="006B53BB">
      <w:pPr>
        <w:pStyle w:val="NoSpacing"/>
      </w:pPr>
      <w:r>
        <w:t xml:space="preserve">  </w:t>
      </w:r>
      <w:proofErr w:type="gramStart"/>
      <w:r>
        <w:t>mutate(</w:t>
      </w:r>
      <w:proofErr w:type="gramEnd"/>
      <w:r>
        <w:t>cs_c0 = CDF_0t1*v13_col_sn_2018$v2clrgstch_0) %&gt;%</w:t>
      </w:r>
    </w:p>
    <w:p w14:paraId="261C6B98" w14:textId="77777777" w:rsidR="006B53BB" w:rsidRDefault="006B53BB" w:rsidP="006B53BB">
      <w:pPr>
        <w:pStyle w:val="NoSpacing"/>
      </w:pPr>
      <w:r>
        <w:t xml:space="preserve">  </w:t>
      </w:r>
      <w:proofErr w:type="gramStart"/>
      <w:r>
        <w:t>mutate(</w:t>
      </w:r>
      <w:proofErr w:type="gramEnd"/>
      <w:r>
        <w:t>cw_c0 = CDF_0t1*v13_col_sn_2018$v2clrgwkch_0)</w:t>
      </w:r>
    </w:p>
    <w:p w14:paraId="2B586E14" w14:textId="77777777" w:rsidR="006B53BB" w:rsidRDefault="006B53BB" w:rsidP="006B53BB">
      <w:pPr>
        <w:pStyle w:val="NoSpacing"/>
      </w:pPr>
      <w:r>
        <w:t># 1: proportion who selected Urban</w:t>
      </w:r>
    </w:p>
    <w:p w14:paraId="7A83B028" w14:textId="77777777" w:rsidR="006B53BB" w:rsidRDefault="006B53BB" w:rsidP="006B53BB">
      <w:pPr>
        <w:pStyle w:val="NoSpacing"/>
      </w:pPr>
      <w:r>
        <w:t xml:space="preserve">IR18 &lt;- IR18 %&gt;% </w:t>
      </w:r>
    </w:p>
    <w:p w14:paraId="2909E5E5" w14:textId="77777777" w:rsidR="006B53BB" w:rsidRDefault="006B53BB" w:rsidP="006B53BB">
      <w:pPr>
        <w:pStyle w:val="NoSpacing"/>
      </w:pPr>
      <w:r>
        <w:t xml:space="preserve">  </w:t>
      </w:r>
      <w:proofErr w:type="gramStart"/>
      <w:r>
        <w:t>mutate(</w:t>
      </w:r>
      <w:proofErr w:type="gramEnd"/>
      <w:r>
        <w:t>el_c1 = CDF_0t1*v13_col_sn_2018$v2elsnlfc_1) %&gt;%</w:t>
      </w:r>
    </w:p>
    <w:p w14:paraId="7BC5434D" w14:textId="77777777" w:rsidR="006B53BB" w:rsidRDefault="006B53BB" w:rsidP="006B53BB">
      <w:pPr>
        <w:pStyle w:val="NoSpacing"/>
      </w:pPr>
      <w:r>
        <w:lastRenderedPageBreak/>
        <w:t xml:space="preserve">  </w:t>
      </w:r>
      <w:proofErr w:type="gramStart"/>
      <w:r>
        <w:t>mutate(</w:t>
      </w:r>
      <w:proofErr w:type="gramEnd"/>
      <w:r>
        <w:t>em_c1 = CDF_0t1*v13_col_sn_2018$v2elsnmrfc_1) %&gt;%</w:t>
      </w:r>
    </w:p>
    <w:p w14:paraId="59B3DB41" w14:textId="77777777" w:rsidR="006B53BB" w:rsidRDefault="006B53BB" w:rsidP="006B53BB">
      <w:pPr>
        <w:pStyle w:val="NoSpacing"/>
      </w:pPr>
      <w:r>
        <w:t xml:space="preserve">  </w:t>
      </w:r>
      <w:proofErr w:type="gramStart"/>
      <w:r>
        <w:t>mutate(</w:t>
      </w:r>
      <w:proofErr w:type="gramEnd"/>
      <w:r>
        <w:t>cs_c1 = CDF_0t1*v13_col_sn_2018$v2clrgstch_1) %&gt;%</w:t>
      </w:r>
    </w:p>
    <w:p w14:paraId="63EF373C" w14:textId="77777777" w:rsidR="006B53BB" w:rsidRDefault="006B53BB" w:rsidP="006B53BB">
      <w:pPr>
        <w:pStyle w:val="NoSpacing"/>
      </w:pPr>
      <w:r>
        <w:t xml:space="preserve">  </w:t>
      </w:r>
      <w:proofErr w:type="gramStart"/>
      <w:r>
        <w:t>mutate(</w:t>
      </w:r>
      <w:proofErr w:type="gramEnd"/>
      <w:r>
        <w:t>cw_c1 = CDF_0t1*v13_col_sn_2018$v2clrgwkch_1)</w:t>
      </w:r>
    </w:p>
    <w:p w14:paraId="6B26E4D7" w14:textId="77777777" w:rsidR="006B53BB" w:rsidRDefault="006B53BB" w:rsidP="006B53BB">
      <w:pPr>
        <w:pStyle w:val="NoSpacing"/>
      </w:pPr>
    </w:p>
    <w:p w14:paraId="4E260976" w14:textId="77777777" w:rsidR="006B53BB" w:rsidRDefault="006B53BB" w:rsidP="006B53BB">
      <w:pPr>
        <w:pStyle w:val="NoSpacing"/>
      </w:pPr>
      <w:r>
        <w:t># Option #2: categorize based on threshold, and assign the corresponding V-Dem score</w:t>
      </w:r>
    </w:p>
    <w:p w14:paraId="2445C95D" w14:textId="77777777" w:rsidR="006B53BB" w:rsidRDefault="006B53BB" w:rsidP="006B53BB">
      <w:pPr>
        <w:pStyle w:val="NoSpacing"/>
      </w:pPr>
      <w:r>
        <w:t># "less free and fair subnational elections"</w:t>
      </w:r>
    </w:p>
    <w:p w14:paraId="244AB1EE" w14:textId="77777777" w:rsidR="006B53BB" w:rsidRDefault="006B53BB" w:rsidP="006B53BB">
      <w:pPr>
        <w:pStyle w:val="NoSpacing"/>
      </w:pPr>
      <w:r>
        <w:t xml:space="preserve">IR18 &lt;- IR18 %&gt;% </w:t>
      </w:r>
    </w:p>
    <w:p w14:paraId="6098B354" w14:textId="77777777" w:rsidR="006B53BB" w:rsidRDefault="006B53BB" w:rsidP="006B53BB">
      <w:pPr>
        <w:pStyle w:val="NoSpacing"/>
      </w:pPr>
      <w:r>
        <w:t xml:space="preserve">  </w:t>
      </w:r>
      <w:proofErr w:type="gramStart"/>
      <w:r>
        <w:t>mutate(</w:t>
      </w:r>
      <w:proofErr w:type="gramEnd"/>
      <w:r>
        <w:t xml:space="preserve">el_d0 = </w:t>
      </w:r>
      <w:proofErr w:type="spellStart"/>
      <w:r>
        <w:t>case_when</w:t>
      </w:r>
      <w:proofErr w:type="spellEnd"/>
      <w:r>
        <w:t>(</w:t>
      </w:r>
    </w:p>
    <w:p w14:paraId="5D247C60" w14:textId="77777777" w:rsidR="006B53BB" w:rsidRDefault="006B53BB" w:rsidP="006B53BB">
      <w:pPr>
        <w:pStyle w:val="NoSpacing"/>
      </w:pPr>
      <w:r>
        <w:t xml:space="preserve">    </w:t>
      </w:r>
      <w:proofErr w:type="spellStart"/>
      <w:r>
        <w:t>indrural</w:t>
      </w:r>
      <w:proofErr w:type="spellEnd"/>
      <w:r>
        <w:t xml:space="preserve"> &gt; 0.50 ~ v13_col_sn_2018$v2elsnlfc_0, # Rural areas</w:t>
      </w:r>
    </w:p>
    <w:p w14:paraId="5BC44710" w14:textId="77777777" w:rsidR="006B53BB" w:rsidRDefault="006B53BB" w:rsidP="006B53BB">
      <w:pPr>
        <w:pStyle w:val="NoSpacing"/>
      </w:pPr>
      <w:r>
        <w:t xml:space="preserve">    TRUE ~ </w:t>
      </w:r>
      <w:proofErr w:type="spellStart"/>
      <w:r>
        <w:t>NA_real</w:t>
      </w:r>
      <w:proofErr w:type="spellEnd"/>
      <w:r>
        <w:t>_)) %&gt;%</w:t>
      </w:r>
    </w:p>
    <w:p w14:paraId="13E72900" w14:textId="77777777" w:rsidR="006B53BB" w:rsidRDefault="006B53BB" w:rsidP="006B53BB">
      <w:pPr>
        <w:pStyle w:val="NoSpacing"/>
      </w:pPr>
      <w:r>
        <w:t xml:space="preserve">  </w:t>
      </w:r>
      <w:proofErr w:type="gramStart"/>
      <w:r>
        <w:t>mutate(</w:t>
      </w:r>
      <w:proofErr w:type="gramEnd"/>
      <w:r>
        <w:t xml:space="preserve">el_d1 = </w:t>
      </w:r>
      <w:proofErr w:type="spellStart"/>
      <w:r>
        <w:t>case_when</w:t>
      </w:r>
      <w:proofErr w:type="spellEnd"/>
      <w:r>
        <w:t>(</w:t>
      </w:r>
    </w:p>
    <w:p w14:paraId="261CA5F7" w14:textId="77777777" w:rsidR="006B53BB" w:rsidRDefault="006B53BB" w:rsidP="006B53BB">
      <w:pPr>
        <w:pStyle w:val="NoSpacing"/>
      </w:pPr>
      <w:r>
        <w:t xml:space="preserve">    </w:t>
      </w:r>
      <w:proofErr w:type="spellStart"/>
      <w:r>
        <w:t>indrural</w:t>
      </w:r>
      <w:proofErr w:type="spellEnd"/>
      <w:r>
        <w:t xml:space="preserve"> &lt; 0.50 ~ v13_col_sn_2018$v2elsnlfc_1, # Urban areas</w:t>
      </w:r>
    </w:p>
    <w:p w14:paraId="3417BAB7" w14:textId="77777777" w:rsidR="006B53BB" w:rsidRDefault="006B53BB" w:rsidP="006B53BB">
      <w:pPr>
        <w:pStyle w:val="NoSpacing"/>
      </w:pPr>
      <w:r>
        <w:t xml:space="preserve">    TRUE ~ </w:t>
      </w:r>
      <w:proofErr w:type="spellStart"/>
      <w:r>
        <w:t>NA_real</w:t>
      </w:r>
      <w:proofErr w:type="spellEnd"/>
      <w:r>
        <w:t>_))</w:t>
      </w:r>
    </w:p>
    <w:p w14:paraId="0D62CAFC" w14:textId="77777777" w:rsidR="006B53BB" w:rsidRDefault="006B53BB" w:rsidP="006B53BB">
      <w:pPr>
        <w:pStyle w:val="NoSpacing"/>
      </w:pPr>
      <w:r>
        <w:t># "more free and fair subnational elections"</w:t>
      </w:r>
    </w:p>
    <w:p w14:paraId="2211EA7C" w14:textId="77777777" w:rsidR="006B53BB" w:rsidRDefault="006B53BB" w:rsidP="006B53BB">
      <w:pPr>
        <w:pStyle w:val="NoSpacing"/>
      </w:pPr>
      <w:r>
        <w:t xml:space="preserve">IR18 &lt;- IR18 %&gt;% </w:t>
      </w:r>
    </w:p>
    <w:p w14:paraId="245D4EB8" w14:textId="77777777" w:rsidR="006B53BB" w:rsidRDefault="006B53BB" w:rsidP="006B53BB">
      <w:pPr>
        <w:pStyle w:val="NoSpacing"/>
      </w:pPr>
      <w:r>
        <w:t xml:space="preserve">  </w:t>
      </w:r>
      <w:proofErr w:type="gramStart"/>
      <w:r>
        <w:t>mutate(</w:t>
      </w:r>
      <w:proofErr w:type="gramEnd"/>
      <w:r>
        <w:t xml:space="preserve">em_d0 = </w:t>
      </w:r>
      <w:proofErr w:type="spellStart"/>
      <w:r>
        <w:t>case_when</w:t>
      </w:r>
      <w:proofErr w:type="spellEnd"/>
      <w:r>
        <w:t>(</w:t>
      </w:r>
    </w:p>
    <w:p w14:paraId="2AA1C11C" w14:textId="77777777" w:rsidR="006B53BB" w:rsidRDefault="006B53BB" w:rsidP="006B53BB">
      <w:pPr>
        <w:pStyle w:val="NoSpacing"/>
      </w:pPr>
      <w:r>
        <w:t xml:space="preserve">    </w:t>
      </w:r>
      <w:proofErr w:type="spellStart"/>
      <w:r>
        <w:t>indrural</w:t>
      </w:r>
      <w:proofErr w:type="spellEnd"/>
      <w:r>
        <w:t xml:space="preserve"> &gt; 0.50 ~ v13_col_sn_2018$v2elsnmrfc_0,</w:t>
      </w:r>
    </w:p>
    <w:p w14:paraId="1A7A27F7" w14:textId="77777777" w:rsidR="006B53BB" w:rsidRDefault="006B53BB" w:rsidP="006B53BB">
      <w:pPr>
        <w:pStyle w:val="NoSpacing"/>
      </w:pPr>
      <w:r>
        <w:t xml:space="preserve">    TRUE ~ </w:t>
      </w:r>
      <w:proofErr w:type="spellStart"/>
      <w:r>
        <w:t>NA_real</w:t>
      </w:r>
      <w:proofErr w:type="spellEnd"/>
      <w:r>
        <w:t>_)) %&gt;%</w:t>
      </w:r>
    </w:p>
    <w:p w14:paraId="5B5BEB92" w14:textId="77777777" w:rsidR="006B53BB" w:rsidRDefault="006B53BB" w:rsidP="006B53BB">
      <w:pPr>
        <w:pStyle w:val="NoSpacing"/>
      </w:pPr>
      <w:r>
        <w:t xml:space="preserve">  </w:t>
      </w:r>
      <w:proofErr w:type="gramStart"/>
      <w:r>
        <w:t>mutate(</w:t>
      </w:r>
      <w:proofErr w:type="gramEnd"/>
      <w:r>
        <w:t xml:space="preserve">em_d1 = </w:t>
      </w:r>
      <w:proofErr w:type="spellStart"/>
      <w:r>
        <w:t>case_when</w:t>
      </w:r>
      <w:proofErr w:type="spellEnd"/>
      <w:r>
        <w:t>(</w:t>
      </w:r>
    </w:p>
    <w:p w14:paraId="70692CC2" w14:textId="77777777" w:rsidR="006B53BB" w:rsidRDefault="006B53BB" w:rsidP="006B53BB">
      <w:pPr>
        <w:pStyle w:val="NoSpacing"/>
      </w:pPr>
      <w:r>
        <w:t xml:space="preserve">    </w:t>
      </w:r>
      <w:proofErr w:type="spellStart"/>
      <w:r>
        <w:t>indrural</w:t>
      </w:r>
      <w:proofErr w:type="spellEnd"/>
      <w:r>
        <w:t xml:space="preserve"> &lt; 0.50 ~ v13_col_sn_2018$v2elsnmrfc_1,</w:t>
      </w:r>
    </w:p>
    <w:p w14:paraId="0DE6FDD3" w14:textId="77777777" w:rsidR="006B53BB" w:rsidRDefault="006B53BB" w:rsidP="006B53BB">
      <w:pPr>
        <w:pStyle w:val="NoSpacing"/>
      </w:pPr>
      <w:r>
        <w:t xml:space="preserve">    TRUE ~ </w:t>
      </w:r>
      <w:proofErr w:type="spellStart"/>
      <w:r>
        <w:t>NA_real</w:t>
      </w:r>
      <w:proofErr w:type="spellEnd"/>
      <w:r>
        <w:t>_))</w:t>
      </w:r>
    </w:p>
    <w:p w14:paraId="71A43821" w14:textId="77777777" w:rsidR="006B53BB" w:rsidRDefault="006B53BB" w:rsidP="006B53BB">
      <w:pPr>
        <w:pStyle w:val="NoSpacing"/>
      </w:pPr>
      <w:r>
        <w:t># "stronger civil liberties"</w:t>
      </w:r>
    </w:p>
    <w:p w14:paraId="440A37D5" w14:textId="77777777" w:rsidR="006B53BB" w:rsidRDefault="006B53BB" w:rsidP="006B53BB">
      <w:pPr>
        <w:pStyle w:val="NoSpacing"/>
      </w:pPr>
      <w:r>
        <w:t xml:space="preserve">IR18 &lt;- IR18 %&gt;% </w:t>
      </w:r>
    </w:p>
    <w:p w14:paraId="570CCB4E" w14:textId="77777777" w:rsidR="006B53BB" w:rsidRDefault="006B53BB" w:rsidP="006B53BB">
      <w:pPr>
        <w:pStyle w:val="NoSpacing"/>
      </w:pPr>
      <w:r>
        <w:t xml:space="preserve">  </w:t>
      </w:r>
      <w:proofErr w:type="gramStart"/>
      <w:r>
        <w:t>mutate(</w:t>
      </w:r>
      <w:proofErr w:type="gramEnd"/>
      <w:r>
        <w:t xml:space="preserve">cs_d0 = </w:t>
      </w:r>
      <w:proofErr w:type="spellStart"/>
      <w:r>
        <w:t>case_when</w:t>
      </w:r>
      <w:proofErr w:type="spellEnd"/>
      <w:r>
        <w:t>(</w:t>
      </w:r>
    </w:p>
    <w:p w14:paraId="20E062E1" w14:textId="77777777" w:rsidR="006B53BB" w:rsidRDefault="006B53BB" w:rsidP="006B53BB">
      <w:pPr>
        <w:pStyle w:val="NoSpacing"/>
      </w:pPr>
      <w:r>
        <w:t xml:space="preserve">    </w:t>
      </w:r>
      <w:proofErr w:type="spellStart"/>
      <w:r>
        <w:t>indrural</w:t>
      </w:r>
      <w:proofErr w:type="spellEnd"/>
      <w:r>
        <w:t xml:space="preserve"> &gt; 0.50 ~ v13_col_sn_2018$v2clrgstch_0,</w:t>
      </w:r>
    </w:p>
    <w:p w14:paraId="5B3E08A9" w14:textId="77777777" w:rsidR="006B53BB" w:rsidRDefault="006B53BB" w:rsidP="006B53BB">
      <w:pPr>
        <w:pStyle w:val="NoSpacing"/>
      </w:pPr>
      <w:r>
        <w:t xml:space="preserve">    TRUE ~ </w:t>
      </w:r>
      <w:proofErr w:type="spellStart"/>
      <w:r>
        <w:t>NA_real</w:t>
      </w:r>
      <w:proofErr w:type="spellEnd"/>
      <w:r>
        <w:t>_)) %&gt;%</w:t>
      </w:r>
    </w:p>
    <w:p w14:paraId="75DF1AB3" w14:textId="77777777" w:rsidR="006B53BB" w:rsidRDefault="006B53BB" w:rsidP="006B53BB">
      <w:pPr>
        <w:pStyle w:val="NoSpacing"/>
      </w:pPr>
      <w:r>
        <w:t xml:space="preserve">  </w:t>
      </w:r>
      <w:proofErr w:type="gramStart"/>
      <w:r>
        <w:t>mutate(</w:t>
      </w:r>
      <w:proofErr w:type="gramEnd"/>
      <w:r>
        <w:t xml:space="preserve">cs_d1 = </w:t>
      </w:r>
      <w:proofErr w:type="spellStart"/>
      <w:r>
        <w:t>case_when</w:t>
      </w:r>
      <w:proofErr w:type="spellEnd"/>
      <w:r>
        <w:t>(</w:t>
      </w:r>
    </w:p>
    <w:p w14:paraId="0B104708" w14:textId="77777777" w:rsidR="006B53BB" w:rsidRDefault="006B53BB" w:rsidP="006B53BB">
      <w:pPr>
        <w:pStyle w:val="NoSpacing"/>
      </w:pPr>
      <w:r>
        <w:t xml:space="preserve">    </w:t>
      </w:r>
      <w:proofErr w:type="spellStart"/>
      <w:r>
        <w:t>indrural</w:t>
      </w:r>
      <w:proofErr w:type="spellEnd"/>
      <w:r>
        <w:t xml:space="preserve"> &lt; 0.50 ~ v13_col_sn_2018$v2clrgstch_1,</w:t>
      </w:r>
    </w:p>
    <w:p w14:paraId="0A81B715" w14:textId="77777777" w:rsidR="006B53BB" w:rsidRDefault="006B53BB" w:rsidP="006B53BB">
      <w:pPr>
        <w:pStyle w:val="NoSpacing"/>
      </w:pPr>
      <w:r>
        <w:t xml:space="preserve">    TRUE ~ </w:t>
      </w:r>
      <w:proofErr w:type="spellStart"/>
      <w:r>
        <w:t>NA_real</w:t>
      </w:r>
      <w:proofErr w:type="spellEnd"/>
      <w:r>
        <w:t>_))</w:t>
      </w:r>
    </w:p>
    <w:p w14:paraId="2D594472" w14:textId="77777777" w:rsidR="006B53BB" w:rsidRDefault="006B53BB" w:rsidP="006B53BB">
      <w:pPr>
        <w:pStyle w:val="NoSpacing"/>
      </w:pPr>
      <w:r>
        <w:t># "weaker civil liberties"</w:t>
      </w:r>
    </w:p>
    <w:p w14:paraId="54A39C82" w14:textId="77777777" w:rsidR="006B53BB" w:rsidRDefault="006B53BB" w:rsidP="006B53BB">
      <w:pPr>
        <w:pStyle w:val="NoSpacing"/>
      </w:pPr>
      <w:r>
        <w:t xml:space="preserve">IR18 &lt;- IR18 %&gt;% </w:t>
      </w:r>
    </w:p>
    <w:p w14:paraId="23B811ED" w14:textId="77777777" w:rsidR="006B53BB" w:rsidRDefault="006B53BB" w:rsidP="006B53BB">
      <w:pPr>
        <w:pStyle w:val="NoSpacing"/>
      </w:pPr>
      <w:r>
        <w:t xml:space="preserve">  </w:t>
      </w:r>
      <w:proofErr w:type="gramStart"/>
      <w:r>
        <w:t>mutate(</w:t>
      </w:r>
      <w:proofErr w:type="gramEnd"/>
      <w:r>
        <w:t xml:space="preserve">cw_d0 = </w:t>
      </w:r>
      <w:proofErr w:type="spellStart"/>
      <w:r>
        <w:t>case_when</w:t>
      </w:r>
      <w:proofErr w:type="spellEnd"/>
      <w:r>
        <w:t xml:space="preserve">( </w:t>
      </w:r>
    </w:p>
    <w:p w14:paraId="67947DBF" w14:textId="77777777" w:rsidR="006B53BB" w:rsidRDefault="006B53BB" w:rsidP="006B53BB">
      <w:pPr>
        <w:pStyle w:val="NoSpacing"/>
      </w:pPr>
      <w:r>
        <w:t xml:space="preserve">    </w:t>
      </w:r>
      <w:proofErr w:type="spellStart"/>
      <w:r>
        <w:t>indrural</w:t>
      </w:r>
      <w:proofErr w:type="spellEnd"/>
      <w:r>
        <w:t xml:space="preserve"> &gt; 0.50 ~ v13_col_sn_2018$v2clrgwkch_0, </w:t>
      </w:r>
    </w:p>
    <w:p w14:paraId="46A9019F" w14:textId="77777777" w:rsidR="006B53BB" w:rsidRDefault="006B53BB" w:rsidP="006B53BB">
      <w:pPr>
        <w:pStyle w:val="NoSpacing"/>
      </w:pPr>
      <w:r>
        <w:t xml:space="preserve">    TRUE ~ </w:t>
      </w:r>
      <w:proofErr w:type="spellStart"/>
      <w:r>
        <w:t>NA_real</w:t>
      </w:r>
      <w:proofErr w:type="spellEnd"/>
      <w:r>
        <w:t>_)) %&gt;%</w:t>
      </w:r>
    </w:p>
    <w:p w14:paraId="5CB0068E" w14:textId="77777777" w:rsidR="006B53BB" w:rsidRDefault="006B53BB" w:rsidP="006B53BB">
      <w:pPr>
        <w:pStyle w:val="NoSpacing"/>
      </w:pPr>
      <w:r>
        <w:t xml:space="preserve">  </w:t>
      </w:r>
      <w:proofErr w:type="gramStart"/>
      <w:r>
        <w:t>mutate(</w:t>
      </w:r>
      <w:proofErr w:type="gramEnd"/>
      <w:r>
        <w:t xml:space="preserve">cw_d1 = </w:t>
      </w:r>
      <w:proofErr w:type="spellStart"/>
      <w:r>
        <w:t>case_when</w:t>
      </w:r>
      <w:proofErr w:type="spellEnd"/>
      <w:r>
        <w:t>(</w:t>
      </w:r>
    </w:p>
    <w:p w14:paraId="67F84E99" w14:textId="77777777" w:rsidR="006B53BB" w:rsidRDefault="006B53BB" w:rsidP="006B53BB">
      <w:pPr>
        <w:pStyle w:val="NoSpacing"/>
      </w:pPr>
      <w:r>
        <w:t xml:space="preserve">    </w:t>
      </w:r>
      <w:proofErr w:type="spellStart"/>
      <w:r>
        <w:t>indrural</w:t>
      </w:r>
      <w:proofErr w:type="spellEnd"/>
      <w:r>
        <w:t xml:space="preserve"> &lt; 0.50 ~ v13_col_sn_2018$v2clrgwkch_1,</w:t>
      </w:r>
    </w:p>
    <w:p w14:paraId="3BEC3BB1" w14:textId="77777777" w:rsidR="006B53BB" w:rsidRDefault="006B53BB" w:rsidP="006B53BB">
      <w:pPr>
        <w:pStyle w:val="NoSpacing"/>
      </w:pPr>
      <w:r>
        <w:t xml:space="preserve">    TRUE ~ </w:t>
      </w:r>
      <w:proofErr w:type="spellStart"/>
      <w:r>
        <w:t>NA_real</w:t>
      </w:r>
      <w:proofErr w:type="spellEnd"/>
      <w:r>
        <w:t>_))</w:t>
      </w:r>
    </w:p>
    <w:p w14:paraId="70BAD5A8" w14:textId="77777777" w:rsidR="006B53BB" w:rsidRDefault="006B53BB" w:rsidP="006B53BB">
      <w:pPr>
        <w:pStyle w:val="NoSpacing"/>
      </w:pPr>
    </w:p>
    <w:p w14:paraId="4AA37E80" w14:textId="77777777" w:rsidR="006B53BB" w:rsidRDefault="006B53BB" w:rsidP="006B53BB">
      <w:pPr>
        <w:pStyle w:val="NoSpacing"/>
      </w:pPr>
      <w:r>
        <w:t># For sf (R), merge this data to shapefile</w:t>
      </w:r>
    </w:p>
    <w:p w14:paraId="7D38C0B3" w14:textId="77777777" w:rsidR="006B53BB" w:rsidRDefault="006B53BB" w:rsidP="006B53BB">
      <w:pPr>
        <w:pStyle w:val="NoSpacing"/>
      </w:pPr>
      <w:r>
        <w:t xml:space="preserve">col &lt;- </w:t>
      </w:r>
      <w:proofErr w:type="gramStart"/>
      <w:r>
        <w:t>merge(</w:t>
      </w:r>
      <w:proofErr w:type="gramEnd"/>
      <w:r>
        <w:t xml:space="preserve">col, IR18, by = "MPIO_CDPMP", </w:t>
      </w:r>
      <w:proofErr w:type="spellStart"/>
      <w:r>
        <w:t>all.x</w:t>
      </w:r>
      <w:proofErr w:type="spellEnd"/>
      <w:r>
        <w:t xml:space="preserve"> = TRUE)</w:t>
      </w:r>
    </w:p>
    <w:p w14:paraId="054588D2" w14:textId="77777777" w:rsidR="006B53BB" w:rsidRDefault="006B53BB" w:rsidP="006B53BB">
      <w:pPr>
        <w:pStyle w:val="NoSpacing"/>
      </w:pPr>
    </w:p>
    <w:p w14:paraId="579E8215" w14:textId="77777777" w:rsidR="006B53BB" w:rsidRDefault="006B53BB" w:rsidP="006B53BB">
      <w:pPr>
        <w:pStyle w:val="NoSpacing"/>
      </w:pPr>
    </w:p>
    <w:p w14:paraId="76F13665" w14:textId="77777777" w:rsidR="006B53BB" w:rsidRDefault="006B53BB" w:rsidP="006B53BB">
      <w:pPr>
        <w:pStyle w:val="NoSpacing"/>
      </w:pPr>
      <w:r>
        <w:t>```</w:t>
      </w:r>
    </w:p>
    <w:p w14:paraId="1EC0A792" w14:textId="77777777" w:rsidR="006B53BB" w:rsidRDefault="006B53BB" w:rsidP="006B53BB">
      <w:pPr>
        <w:pStyle w:val="NoSpacing"/>
      </w:pPr>
    </w:p>
    <w:p w14:paraId="5FE94EA6" w14:textId="77777777" w:rsidR="006B53BB" w:rsidRDefault="006B53BB" w:rsidP="006B53BB">
      <w:pPr>
        <w:pStyle w:val="NoSpacing"/>
      </w:pPr>
      <w:r>
        <w:t>``</w:t>
      </w:r>
      <w:proofErr w:type="gramStart"/>
      <w:r>
        <w:t>`{</w:t>
      </w:r>
      <w:proofErr w:type="gramEnd"/>
      <w:r>
        <w:t>r, V18_0vdem-plot, echo=FALSE, message=FALSE, results='</w:t>
      </w:r>
      <w:proofErr w:type="spellStart"/>
      <w:r>
        <w:t>asis</w:t>
      </w:r>
      <w:proofErr w:type="spellEnd"/>
      <w:r>
        <w:t>'}</w:t>
      </w:r>
    </w:p>
    <w:p w14:paraId="147B2281" w14:textId="77777777" w:rsidR="006B53BB" w:rsidRDefault="006B53BB" w:rsidP="006B53BB">
      <w:pPr>
        <w:pStyle w:val="NoSpacing"/>
      </w:pPr>
      <w:r>
        <w:t>library(ggplot2)</w:t>
      </w:r>
    </w:p>
    <w:p w14:paraId="52E76D6D" w14:textId="77777777" w:rsidR="006B53BB" w:rsidRDefault="006B53BB" w:rsidP="006B53BB">
      <w:pPr>
        <w:pStyle w:val="NoSpacing"/>
      </w:pPr>
      <w:r>
        <w:t>library(</w:t>
      </w:r>
      <w:proofErr w:type="spellStart"/>
      <w:r>
        <w:t>gridExtra</w:t>
      </w:r>
      <w:proofErr w:type="spellEnd"/>
      <w:r>
        <w:t>)</w:t>
      </w:r>
    </w:p>
    <w:p w14:paraId="135DE224" w14:textId="77777777" w:rsidR="006B53BB" w:rsidRDefault="006B53BB" w:rsidP="006B53BB">
      <w:pPr>
        <w:pStyle w:val="NoSpacing"/>
      </w:pPr>
    </w:p>
    <w:p w14:paraId="13B93601" w14:textId="77777777" w:rsidR="006B53BB" w:rsidRDefault="006B53BB" w:rsidP="006B53BB">
      <w:pPr>
        <w:pStyle w:val="NoSpacing"/>
      </w:pPr>
      <w:r>
        <w:lastRenderedPageBreak/>
        <w:t xml:space="preserve">d0 &lt;- </w:t>
      </w:r>
      <w:proofErr w:type="spellStart"/>
      <w:proofErr w:type="gramStart"/>
      <w:r>
        <w:t>ggplot</w:t>
      </w:r>
      <w:proofErr w:type="spellEnd"/>
      <w:r>
        <w:t>(</w:t>
      </w:r>
      <w:proofErr w:type="gramEnd"/>
      <w:r>
        <w:t>) +</w:t>
      </w:r>
    </w:p>
    <w:p w14:paraId="43597D4F" w14:textId="77777777" w:rsidR="006B53BB" w:rsidRDefault="006B53BB" w:rsidP="006B53BB">
      <w:pPr>
        <w:pStyle w:val="NoSpacing"/>
      </w:pPr>
      <w:r>
        <w:t xml:space="preserve">  </w:t>
      </w:r>
      <w:proofErr w:type="spellStart"/>
      <w:r>
        <w:t>geom_</w:t>
      </w:r>
      <w:proofErr w:type="gramStart"/>
      <w:r>
        <w:t>sf</w:t>
      </w:r>
      <w:proofErr w:type="spellEnd"/>
      <w:r>
        <w:t>(</w:t>
      </w:r>
      <w:proofErr w:type="gramEnd"/>
      <w:r>
        <w:t xml:space="preserve">data = col, </w:t>
      </w:r>
      <w:proofErr w:type="spellStart"/>
      <w:r>
        <w:t>aes</w:t>
      </w:r>
      <w:proofErr w:type="spellEnd"/>
      <w:r>
        <w:t>(fill = el_d0)) + # check results</w:t>
      </w:r>
    </w:p>
    <w:p w14:paraId="5B291B56" w14:textId="77777777" w:rsidR="006B53BB" w:rsidRDefault="006B53BB" w:rsidP="006B53BB">
      <w:pPr>
        <w:pStyle w:val="NoSpacing"/>
      </w:pPr>
      <w:r>
        <w:t xml:space="preserve">  </w:t>
      </w:r>
      <w:proofErr w:type="gramStart"/>
      <w:r>
        <w:t>labs(</w:t>
      </w:r>
      <w:proofErr w:type="gramEnd"/>
      <w:r>
        <w:t xml:space="preserve">title = "Threshold approach", caption = "Less free and fair elections: Rural areas") + </w:t>
      </w:r>
    </w:p>
    <w:p w14:paraId="530A91B3" w14:textId="77777777" w:rsidR="006B53BB" w:rsidRDefault="006B53BB" w:rsidP="006B53BB">
      <w:pPr>
        <w:pStyle w:val="NoSpacing"/>
      </w:pPr>
      <w:r>
        <w:t xml:space="preserve">  </w:t>
      </w:r>
      <w:proofErr w:type="spellStart"/>
      <w:r>
        <w:t>scale_fill_</w:t>
      </w:r>
      <w:proofErr w:type="gramStart"/>
      <w:r>
        <w:t>continuous</w:t>
      </w:r>
      <w:proofErr w:type="spellEnd"/>
      <w:r>
        <w:t>(</w:t>
      </w:r>
      <w:proofErr w:type="gramEnd"/>
      <w:r>
        <w:t xml:space="preserve">guide = </w:t>
      </w:r>
      <w:proofErr w:type="spellStart"/>
      <w:r>
        <w:t>guide_colorbar</w:t>
      </w:r>
      <w:proofErr w:type="spellEnd"/>
      <w:r>
        <w:t>(</w:t>
      </w:r>
    </w:p>
    <w:p w14:paraId="5784699A" w14:textId="77777777" w:rsidR="006B53BB" w:rsidRDefault="006B53BB" w:rsidP="006B53BB">
      <w:pPr>
        <w:pStyle w:val="NoSpacing"/>
      </w:pPr>
      <w:r>
        <w:t xml:space="preserve">    title = "V-Dem (prop.)",</w:t>
      </w:r>
    </w:p>
    <w:p w14:paraId="0DD4102A" w14:textId="77777777" w:rsidR="006B53BB" w:rsidRDefault="006B53BB" w:rsidP="006B53BB">
      <w:pPr>
        <w:pStyle w:val="NoSpacing"/>
      </w:pPr>
      <w:r>
        <w:t xml:space="preserve">    </w:t>
      </w:r>
      <w:proofErr w:type="spellStart"/>
      <w:proofErr w:type="gramStart"/>
      <w:r>
        <w:t>title.position</w:t>
      </w:r>
      <w:proofErr w:type="spellEnd"/>
      <w:proofErr w:type="gramEnd"/>
      <w:r>
        <w:t xml:space="preserve"> = "top",  # Change title position</w:t>
      </w:r>
    </w:p>
    <w:p w14:paraId="1B7CDF38" w14:textId="77777777" w:rsidR="006B53BB" w:rsidRDefault="006B53BB" w:rsidP="006B53BB">
      <w:pPr>
        <w:pStyle w:val="NoSpacing"/>
      </w:pPr>
      <w:r>
        <w:t xml:space="preserve">    </w:t>
      </w:r>
      <w:proofErr w:type="spellStart"/>
      <w:proofErr w:type="gramStart"/>
      <w:r>
        <w:t>label.position</w:t>
      </w:r>
      <w:proofErr w:type="spellEnd"/>
      <w:proofErr w:type="gramEnd"/>
      <w:r>
        <w:t xml:space="preserve"> = "right"),</w:t>
      </w:r>
    </w:p>
    <w:p w14:paraId="208C3785" w14:textId="77777777" w:rsidR="006B53BB" w:rsidRDefault="006B53BB" w:rsidP="006B53BB">
      <w:pPr>
        <w:pStyle w:val="NoSpacing"/>
      </w:pPr>
      <w:r>
        <w:t xml:space="preserve">    low = "</w:t>
      </w:r>
      <w:proofErr w:type="spellStart"/>
      <w:r>
        <w:t>lightblue</w:t>
      </w:r>
      <w:proofErr w:type="spellEnd"/>
      <w:r>
        <w:t>",</w:t>
      </w:r>
    </w:p>
    <w:p w14:paraId="3E3AAA6E" w14:textId="77777777" w:rsidR="006B53BB" w:rsidRDefault="006B53BB" w:rsidP="006B53BB">
      <w:pPr>
        <w:pStyle w:val="NoSpacing"/>
      </w:pPr>
      <w:r>
        <w:t xml:space="preserve">    high = "</w:t>
      </w:r>
      <w:proofErr w:type="spellStart"/>
      <w:r>
        <w:t>darkblue</w:t>
      </w:r>
      <w:proofErr w:type="spellEnd"/>
      <w:r>
        <w:t>") + # Change label position</w:t>
      </w:r>
    </w:p>
    <w:p w14:paraId="6BA911E1" w14:textId="77777777" w:rsidR="006B53BB" w:rsidRDefault="006B53BB" w:rsidP="006B53BB">
      <w:pPr>
        <w:pStyle w:val="NoSpacing"/>
      </w:pPr>
      <w:r>
        <w:t xml:space="preserve">  </w:t>
      </w:r>
      <w:proofErr w:type="gramStart"/>
      <w:r>
        <w:t>theme(</w:t>
      </w:r>
      <w:proofErr w:type="spellStart"/>
      <w:proofErr w:type="gramEnd"/>
      <w:r>
        <w:t>legend.title</w:t>
      </w:r>
      <w:proofErr w:type="spellEnd"/>
      <w:r>
        <w:t xml:space="preserve"> = </w:t>
      </w:r>
      <w:proofErr w:type="spellStart"/>
      <w:r>
        <w:t>element_text</w:t>
      </w:r>
      <w:proofErr w:type="spellEnd"/>
      <w:r>
        <w:t>(size = 6)) +</w:t>
      </w:r>
    </w:p>
    <w:p w14:paraId="501FCF5C" w14:textId="77777777" w:rsidR="006B53BB" w:rsidRDefault="006B53BB" w:rsidP="006B53BB">
      <w:pPr>
        <w:pStyle w:val="NoSpacing"/>
      </w:pPr>
      <w:r>
        <w:t xml:space="preserve">  </w:t>
      </w:r>
      <w:proofErr w:type="spellStart"/>
      <w:r>
        <w:t>theme_</w:t>
      </w:r>
      <w:proofErr w:type="gramStart"/>
      <w:r>
        <w:t>void</w:t>
      </w:r>
      <w:proofErr w:type="spellEnd"/>
      <w:r>
        <w:t>(</w:t>
      </w:r>
      <w:proofErr w:type="gramEnd"/>
      <w:r>
        <w:t>)</w:t>
      </w:r>
    </w:p>
    <w:p w14:paraId="6F62E88A" w14:textId="77777777" w:rsidR="006B53BB" w:rsidRDefault="006B53BB" w:rsidP="006B53BB">
      <w:pPr>
        <w:pStyle w:val="NoSpacing"/>
      </w:pPr>
      <w:r>
        <w:t xml:space="preserve">c0 &lt;- </w:t>
      </w:r>
      <w:proofErr w:type="spellStart"/>
      <w:proofErr w:type="gramStart"/>
      <w:r>
        <w:t>ggplot</w:t>
      </w:r>
      <w:proofErr w:type="spellEnd"/>
      <w:r>
        <w:t>(</w:t>
      </w:r>
      <w:proofErr w:type="gramEnd"/>
      <w:r>
        <w:t>) +</w:t>
      </w:r>
    </w:p>
    <w:p w14:paraId="407FFA75" w14:textId="77777777" w:rsidR="006B53BB" w:rsidRDefault="006B53BB" w:rsidP="006B53BB">
      <w:pPr>
        <w:pStyle w:val="NoSpacing"/>
      </w:pPr>
      <w:r>
        <w:t xml:space="preserve">  </w:t>
      </w:r>
      <w:proofErr w:type="spellStart"/>
      <w:r>
        <w:t>geom_</w:t>
      </w:r>
      <w:proofErr w:type="gramStart"/>
      <w:r>
        <w:t>sf</w:t>
      </w:r>
      <w:proofErr w:type="spellEnd"/>
      <w:r>
        <w:t>(</w:t>
      </w:r>
      <w:proofErr w:type="gramEnd"/>
      <w:r>
        <w:t xml:space="preserve">data = col, </w:t>
      </w:r>
      <w:proofErr w:type="spellStart"/>
      <w:r>
        <w:t>aes</w:t>
      </w:r>
      <w:proofErr w:type="spellEnd"/>
      <w:r>
        <w:t>(fill = el_c0)) + # check results</w:t>
      </w:r>
    </w:p>
    <w:p w14:paraId="08B82BF4" w14:textId="77777777" w:rsidR="006B53BB" w:rsidRDefault="006B53BB" w:rsidP="006B53BB">
      <w:pPr>
        <w:pStyle w:val="NoSpacing"/>
      </w:pPr>
      <w:r>
        <w:t xml:space="preserve">  </w:t>
      </w:r>
      <w:proofErr w:type="gramStart"/>
      <w:r>
        <w:t>labs(</w:t>
      </w:r>
      <w:proofErr w:type="gramEnd"/>
      <w:r>
        <w:t>title = "CDF approach", caption = "Less free and fair elections: Rural areas") +</w:t>
      </w:r>
    </w:p>
    <w:p w14:paraId="1C7AF421" w14:textId="77777777" w:rsidR="006B53BB" w:rsidRDefault="006B53BB" w:rsidP="006B53BB">
      <w:pPr>
        <w:pStyle w:val="NoSpacing"/>
      </w:pPr>
      <w:r>
        <w:t xml:space="preserve">  </w:t>
      </w:r>
      <w:proofErr w:type="spellStart"/>
      <w:r>
        <w:t>scale_fill_</w:t>
      </w:r>
      <w:proofErr w:type="gramStart"/>
      <w:r>
        <w:t>continuous</w:t>
      </w:r>
      <w:proofErr w:type="spellEnd"/>
      <w:r>
        <w:t>(</w:t>
      </w:r>
      <w:proofErr w:type="gramEnd"/>
      <w:r>
        <w:t xml:space="preserve">guide = </w:t>
      </w:r>
      <w:proofErr w:type="spellStart"/>
      <w:r>
        <w:t>guide_colorbar</w:t>
      </w:r>
      <w:proofErr w:type="spellEnd"/>
      <w:r>
        <w:t>(</w:t>
      </w:r>
    </w:p>
    <w:p w14:paraId="33F44A37" w14:textId="77777777" w:rsidR="006B53BB" w:rsidRDefault="006B53BB" w:rsidP="006B53BB">
      <w:pPr>
        <w:pStyle w:val="NoSpacing"/>
      </w:pPr>
      <w:r>
        <w:t xml:space="preserve">    title = "V-Dem (</w:t>
      </w:r>
      <w:proofErr w:type="spellStart"/>
      <w:r>
        <w:t>pnorm</w:t>
      </w:r>
      <w:proofErr w:type="spellEnd"/>
      <w:r>
        <w:t>)",</w:t>
      </w:r>
    </w:p>
    <w:p w14:paraId="3DCFEA9C" w14:textId="77777777" w:rsidR="006B53BB" w:rsidRDefault="006B53BB" w:rsidP="006B53BB">
      <w:pPr>
        <w:pStyle w:val="NoSpacing"/>
      </w:pPr>
      <w:r>
        <w:t xml:space="preserve">    </w:t>
      </w:r>
      <w:proofErr w:type="spellStart"/>
      <w:proofErr w:type="gramStart"/>
      <w:r>
        <w:t>title.position</w:t>
      </w:r>
      <w:proofErr w:type="spellEnd"/>
      <w:proofErr w:type="gramEnd"/>
      <w:r>
        <w:t xml:space="preserve"> = "top",  # Change title position</w:t>
      </w:r>
    </w:p>
    <w:p w14:paraId="6C683936" w14:textId="77777777" w:rsidR="006B53BB" w:rsidRDefault="006B53BB" w:rsidP="006B53BB">
      <w:pPr>
        <w:pStyle w:val="NoSpacing"/>
      </w:pPr>
      <w:r>
        <w:t xml:space="preserve">    </w:t>
      </w:r>
      <w:proofErr w:type="spellStart"/>
      <w:proofErr w:type="gramStart"/>
      <w:r>
        <w:t>label.position</w:t>
      </w:r>
      <w:proofErr w:type="spellEnd"/>
      <w:proofErr w:type="gramEnd"/>
      <w:r>
        <w:t xml:space="preserve"> = "right"),</w:t>
      </w:r>
    </w:p>
    <w:p w14:paraId="7567C4F3" w14:textId="77777777" w:rsidR="006B53BB" w:rsidRDefault="006B53BB" w:rsidP="006B53BB">
      <w:pPr>
        <w:pStyle w:val="NoSpacing"/>
      </w:pPr>
      <w:r>
        <w:t xml:space="preserve">    low = "</w:t>
      </w:r>
      <w:proofErr w:type="spellStart"/>
      <w:r>
        <w:t>lightblue</w:t>
      </w:r>
      <w:proofErr w:type="spellEnd"/>
      <w:r>
        <w:t>",</w:t>
      </w:r>
    </w:p>
    <w:p w14:paraId="28FB93B1" w14:textId="77777777" w:rsidR="006B53BB" w:rsidRDefault="006B53BB" w:rsidP="006B53BB">
      <w:pPr>
        <w:pStyle w:val="NoSpacing"/>
      </w:pPr>
      <w:r>
        <w:t xml:space="preserve">    high = "</w:t>
      </w:r>
      <w:proofErr w:type="spellStart"/>
      <w:r>
        <w:t>darkblue</w:t>
      </w:r>
      <w:proofErr w:type="spellEnd"/>
      <w:r>
        <w:t>") + # Change label position</w:t>
      </w:r>
    </w:p>
    <w:p w14:paraId="565DB90D" w14:textId="77777777" w:rsidR="006B53BB" w:rsidRDefault="006B53BB" w:rsidP="006B53BB">
      <w:pPr>
        <w:pStyle w:val="NoSpacing"/>
      </w:pPr>
      <w:r>
        <w:t xml:space="preserve">  </w:t>
      </w:r>
      <w:proofErr w:type="gramStart"/>
      <w:r>
        <w:t>theme(</w:t>
      </w:r>
      <w:proofErr w:type="spellStart"/>
      <w:proofErr w:type="gramEnd"/>
      <w:r>
        <w:t>legend.title</w:t>
      </w:r>
      <w:proofErr w:type="spellEnd"/>
      <w:r>
        <w:t xml:space="preserve"> = </w:t>
      </w:r>
      <w:proofErr w:type="spellStart"/>
      <w:r>
        <w:t>element_text</w:t>
      </w:r>
      <w:proofErr w:type="spellEnd"/>
      <w:r>
        <w:t>(size = 6)) +</w:t>
      </w:r>
    </w:p>
    <w:p w14:paraId="64911A10" w14:textId="77777777" w:rsidR="006B53BB" w:rsidRDefault="006B53BB" w:rsidP="006B53BB">
      <w:pPr>
        <w:pStyle w:val="NoSpacing"/>
      </w:pPr>
      <w:r>
        <w:t xml:space="preserve">  </w:t>
      </w:r>
      <w:proofErr w:type="spellStart"/>
      <w:r>
        <w:t>theme_</w:t>
      </w:r>
      <w:proofErr w:type="gramStart"/>
      <w:r>
        <w:t>void</w:t>
      </w:r>
      <w:proofErr w:type="spellEnd"/>
      <w:r>
        <w:t>(</w:t>
      </w:r>
      <w:proofErr w:type="gramEnd"/>
      <w:r>
        <w:t>)</w:t>
      </w:r>
    </w:p>
    <w:p w14:paraId="2DA1B8B2" w14:textId="77777777" w:rsidR="006B53BB" w:rsidRDefault="006B53BB" w:rsidP="006B53BB">
      <w:pPr>
        <w:pStyle w:val="NoSpacing"/>
      </w:pPr>
    </w:p>
    <w:p w14:paraId="3037592F" w14:textId="77777777" w:rsidR="006B53BB" w:rsidRDefault="006B53BB" w:rsidP="006B53BB">
      <w:pPr>
        <w:pStyle w:val="NoSpacing"/>
      </w:pPr>
      <w:r>
        <w:t># Arrange the plots side by side</w:t>
      </w:r>
    </w:p>
    <w:p w14:paraId="566535B7" w14:textId="77777777" w:rsidR="006B53BB" w:rsidRDefault="006B53BB" w:rsidP="006B53BB">
      <w:pPr>
        <w:pStyle w:val="NoSpacing"/>
      </w:pPr>
      <w:proofErr w:type="spellStart"/>
      <w:r>
        <w:t>arranged_plots</w:t>
      </w:r>
      <w:proofErr w:type="spellEnd"/>
      <w:r>
        <w:t xml:space="preserve"> &lt;- </w:t>
      </w:r>
      <w:proofErr w:type="spellStart"/>
      <w:proofErr w:type="gramStart"/>
      <w:r>
        <w:t>grid.arrange</w:t>
      </w:r>
      <w:proofErr w:type="spellEnd"/>
      <w:proofErr w:type="gramEnd"/>
      <w:r>
        <w:t xml:space="preserve">(d0, c0, </w:t>
      </w:r>
      <w:proofErr w:type="spellStart"/>
      <w:r>
        <w:t>ncol</w:t>
      </w:r>
      <w:proofErr w:type="spellEnd"/>
      <w:r>
        <w:t xml:space="preserve"> = 2)</w:t>
      </w:r>
    </w:p>
    <w:p w14:paraId="03CA9EED" w14:textId="77777777" w:rsidR="006B53BB" w:rsidRDefault="006B53BB" w:rsidP="006B53BB">
      <w:pPr>
        <w:pStyle w:val="NoSpacing"/>
      </w:pPr>
      <w:proofErr w:type="spellStart"/>
      <w:r>
        <w:t>arranged_plots</w:t>
      </w:r>
      <w:proofErr w:type="spellEnd"/>
    </w:p>
    <w:p w14:paraId="0F3F9DBA" w14:textId="77777777" w:rsidR="006B53BB" w:rsidRDefault="006B53BB" w:rsidP="006B53BB">
      <w:pPr>
        <w:pStyle w:val="NoSpacing"/>
      </w:pPr>
    </w:p>
    <w:p w14:paraId="1692A1D2" w14:textId="77777777" w:rsidR="006B53BB" w:rsidRDefault="006B53BB" w:rsidP="006B53BB">
      <w:pPr>
        <w:pStyle w:val="NoSpacing"/>
      </w:pPr>
      <w:r>
        <w:t>```</w:t>
      </w:r>
    </w:p>
    <w:p w14:paraId="1256A014" w14:textId="77777777" w:rsidR="006B53BB" w:rsidRDefault="006B53BB" w:rsidP="006B53BB">
      <w:pPr>
        <w:pStyle w:val="NoSpacing"/>
      </w:pPr>
    </w:p>
    <w:p w14:paraId="2047C7E1" w14:textId="77777777" w:rsidR="006B53BB" w:rsidRDefault="006B53BB" w:rsidP="006B53BB">
      <w:pPr>
        <w:pStyle w:val="NoSpacing"/>
      </w:pPr>
      <w:r>
        <w:t>``</w:t>
      </w:r>
      <w:proofErr w:type="gramStart"/>
      <w:r>
        <w:t>`{</w:t>
      </w:r>
      <w:proofErr w:type="gramEnd"/>
      <w:r>
        <w:t>r, V18_0-1_export, include=FALSE, echo=FALSE}</w:t>
      </w:r>
    </w:p>
    <w:p w14:paraId="7CCBC772" w14:textId="77777777" w:rsidR="006B53BB" w:rsidRDefault="006B53BB" w:rsidP="006B53BB">
      <w:pPr>
        <w:pStyle w:val="NoSpacing"/>
      </w:pPr>
    </w:p>
    <w:p w14:paraId="30AF4FE9" w14:textId="77777777" w:rsidR="006B53BB" w:rsidRDefault="006B53BB" w:rsidP="006B53BB">
      <w:pPr>
        <w:pStyle w:val="NoSpacing"/>
      </w:pPr>
      <w:r>
        <w:t xml:space="preserve"># </w:t>
      </w:r>
      <w:proofErr w:type="gramStart"/>
      <w:r>
        <w:t>merge</w:t>
      </w:r>
      <w:proofErr w:type="gramEnd"/>
      <w:r>
        <w:t xml:space="preserve"> base-layer dataset to obtain FID variable</w:t>
      </w:r>
    </w:p>
    <w:p w14:paraId="50995BE9" w14:textId="77777777" w:rsidR="006B53BB" w:rsidRDefault="006B53BB" w:rsidP="006B53BB">
      <w:pPr>
        <w:pStyle w:val="NoSpacing"/>
      </w:pPr>
      <w:r>
        <w:t xml:space="preserve">IR18 &lt;- </w:t>
      </w:r>
      <w:proofErr w:type="gramStart"/>
      <w:r>
        <w:t>merge(</w:t>
      </w:r>
      <w:proofErr w:type="gramEnd"/>
      <w:r>
        <w:t xml:space="preserve">IR18, MGN18[, c("MPIO_CDPMP", "FID")], by = "MPIO_CDPMP", </w:t>
      </w:r>
      <w:proofErr w:type="spellStart"/>
      <w:r>
        <w:t>all.x</w:t>
      </w:r>
      <w:proofErr w:type="spellEnd"/>
      <w:r>
        <w:t xml:space="preserve"> = TRUE)</w:t>
      </w:r>
    </w:p>
    <w:p w14:paraId="2667D150" w14:textId="77777777" w:rsidR="006B53BB" w:rsidRPr="006B53BB" w:rsidRDefault="006B53BB" w:rsidP="006B53BB">
      <w:pPr>
        <w:pStyle w:val="NoSpacing"/>
        <w:rPr>
          <w:lang w:val="es-CO"/>
          <w:rPrChange w:id="179" w:author="Michael Coppedge" w:date="2024-04-01T18:04:00Z">
            <w:rPr/>
          </w:rPrChange>
        </w:rPr>
      </w:pPr>
      <w:r w:rsidRPr="006B53BB">
        <w:rPr>
          <w:lang w:val="es-CO"/>
          <w:rPrChange w:id="180" w:author="Michael Coppedge" w:date="2024-04-01T18:04:00Z">
            <w:rPr/>
          </w:rPrChange>
        </w:rPr>
        <w:t>IR18 &lt;- IR18 %&gt;%</w:t>
      </w:r>
    </w:p>
    <w:p w14:paraId="77D5B177" w14:textId="77777777" w:rsidR="006B53BB" w:rsidRPr="006B53BB" w:rsidRDefault="006B53BB" w:rsidP="006B53BB">
      <w:pPr>
        <w:pStyle w:val="NoSpacing"/>
        <w:rPr>
          <w:lang w:val="es-CO"/>
          <w:rPrChange w:id="181" w:author="Michael Coppedge" w:date="2024-04-01T18:04:00Z">
            <w:rPr/>
          </w:rPrChange>
        </w:rPr>
      </w:pPr>
      <w:r w:rsidRPr="006B53BB">
        <w:rPr>
          <w:lang w:val="es-CO"/>
          <w:rPrChange w:id="182" w:author="Michael Coppedge" w:date="2024-04-01T18:04:00Z">
            <w:rPr/>
          </w:rPrChange>
        </w:rPr>
        <w:t xml:space="preserve">  </w:t>
      </w:r>
      <w:proofErr w:type="spellStart"/>
      <w:proofErr w:type="gramStart"/>
      <w:r w:rsidRPr="006B53BB">
        <w:rPr>
          <w:lang w:val="es-CO"/>
          <w:rPrChange w:id="183" w:author="Michael Coppedge" w:date="2024-04-01T18:04:00Z">
            <w:rPr/>
          </w:rPrChange>
        </w:rPr>
        <w:t>rename</w:t>
      </w:r>
      <w:proofErr w:type="spellEnd"/>
      <w:r w:rsidRPr="006B53BB">
        <w:rPr>
          <w:lang w:val="es-CO"/>
          <w:rPrChange w:id="184" w:author="Michael Coppedge" w:date="2024-04-01T18:04:00Z">
            <w:rPr/>
          </w:rPrChange>
        </w:rPr>
        <w:t>(</w:t>
      </w:r>
      <w:proofErr w:type="gramEnd"/>
      <w:r w:rsidRPr="006B53BB">
        <w:rPr>
          <w:lang w:val="es-CO"/>
          <w:rPrChange w:id="185" w:author="Michael Coppedge" w:date="2024-04-01T18:04:00Z">
            <w:rPr/>
          </w:rPrChange>
        </w:rPr>
        <w:t xml:space="preserve">indrur0t1 = </w:t>
      </w:r>
      <w:proofErr w:type="spellStart"/>
      <w:r w:rsidRPr="006B53BB">
        <w:rPr>
          <w:lang w:val="es-CO"/>
          <w:rPrChange w:id="186" w:author="Michael Coppedge" w:date="2024-04-01T18:04:00Z">
            <w:rPr/>
          </w:rPrChange>
        </w:rPr>
        <w:t>indrural</w:t>
      </w:r>
      <w:proofErr w:type="spellEnd"/>
      <w:r w:rsidRPr="006B53BB">
        <w:rPr>
          <w:lang w:val="es-CO"/>
          <w:rPrChange w:id="187" w:author="Michael Coppedge" w:date="2024-04-01T18:04:00Z">
            <w:rPr/>
          </w:rPrChange>
        </w:rPr>
        <w:t>) %&gt;%</w:t>
      </w:r>
    </w:p>
    <w:p w14:paraId="5C062667" w14:textId="77777777" w:rsidR="006B53BB" w:rsidRDefault="006B53BB" w:rsidP="006B53BB">
      <w:pPr>
        <w:pStyle w:val="NoSpacing"/>
      </w:pPr>
      <w:r w:rsidRPr="006B53BB">
        <w:rPr>
          <w:lang w:val="es-CO"/>
          <w:rPrChange w:id="188" w:author="Michael Coppedge" w:date="2024-04-01T18:04:00Z">
            <w:rPr/>
          </w:rPrChange>
        </w:rPr>
        <w:t xml:space="preserve">  </w:t>
      </w:r>
      <w:proofErr w:type="gramStart"/>
      <w:r>
        <w:t>rename(</w:t>
      </w:r>
      <w:proofErr w:type="gramEnd"/>
      <w:r>
        <w:t>FID_0t1 = FID)</w:t>
      </w:r>
    </w:p>
    <w:p w14:paraId="72FC2724" w14:textId="77777777" w:rsidR="006B53BB" w:rsidRDefault="006B53BB" w:rsidP="006B53BB">
      <w:pPr>
        <w:pStyle w:val="NoSpacing"/>
      </w:pPr>
    </w:p>
    <w:p w14:paraId="4E76753B" w14:textId="77777777" w:rsidR="006B53BB" w:rsidRDefault="006B53BB" w:rsidP="006B53BB">
      <w:pPr>
        <w:pStyle w:val="NoSpacing"/>
      </w:pPr>
      <w:r>
        <w:t xml:space="preserve"># For </w:t>
      </w:r>
      <w:proofErr w:type="spellStart"/>
      <w:r>
        <w:t>ArcMaps</w:t>
      </w:r>
      <w:proofErr w:type="spellEnd"/>
      <w:r>
        <w:t>, export the final merge to a .csv file</w:t>
      </w:r>
    </w:p>
    <w:p w14:paraId="317C3AAA" w14:textId="77777777" w:rsidR="006B53BB" w:rsidRDefault="006B53BB" w:rsidP="006B53BB">
      <w:pPr>
        <w:pStyle w:val="NoSpacing"/>
      </w:pPr>
      <w:proofErr w:type="gramStart"/>
      <w:r>
        <w:t>write.csv(</w:t>
      </w:r>
      <w:proofErr w:type="gramEnd"/>
      <w:r>
        <w:t xml:space="preserve">IR18, file = "G:/Shared drives/snvdem/snvdem24/data/geospatial/2018pmq/0-1_Rurality/IR18_0-1.csv", </w:t>
      </w:r>
      <w:proofErr w:type="spellStart"/>
      <w:r>
        <w:t>row.names</w:t>
      </w:r>
      <w:proofErr w:type="spellEnd"/>
      <w:r>
        <w:t xml:space="preserve"> = FALSE)</w:t>
      </w:r>
    </w:p>
    <w:p w14:paraId="05E36A9F" w14:textId="77777777" w:rsidR="006B53BB" w:rsidRDefault="006B53BB" w:rsidP="006B53BB">
      <w:pPr>
        <w:pStyle w:val="NoSpacing"/>
      </w:pPr>
    </w:p>
    <w:p w14:paraId="007E0798" w14:textId="77777777" w:rsidR="006B53BB" w:rsidRDefault="006B53BB" w:rsidP="006B53BB">
      <w:pPr>
        <w:pStyle w:val="NoSpacing"/>
      </w:pPr>
      <w:r>
        <w:t>#</w:t>
      </w:r>
      <w:proofErr w:type="gramStart"/>
      <w:r>
        <w:t>clean</w:t>
      </w:r>
      <w:proofErr w:type="gramEnd"/>
      <w:r>
        <w:t xml:space="preserve"> things up for next variable</w:t>
      </w:r>
    </w:p>
    <w:p w14:paraId="7DF5FDAC" w14:textId="77777777" w:rsidR="006B53BB" w:rsidRDefault="006B53BB" w:rsidP="006B53BB">
      <w:pPr>
        <w:pStyle w:val="NoSpacing"/>
      </w:pPr>
      <w:r>
        <w:t xml:space="preserve">df2rm = </w:t>
      </w:r>
      <w:proofErr w:type="gramStart"/>
      <w:r>
        <w:t>c(</w:t>
      </w:r>
      <w:proofErr w:type="gramEnd"/>
      <w:r>
        <w:t>"IR18", "df2rm", "</w:t>
      </w:r>
      <w:proofErr w:type="spellStart"/>
      <w:r>
        <w:t>arranged_plots</w:t>
      </w:r>
      <w:proofErr w:type="spellEnd"/>
      <w:r>
        <w:t>", "c0", "d0")</w:t>
      </w:r>
    </w:p>
    <w:p w14:paraId="6111BD2C" w14:textId="77777777" w:rsidR="006B53BB" w:rsidRDefault="006B53BB" w:rsidP="006B53BB">
      <w:pPr>
        <w:pStyle w:val="NoSpacing"/>
      </w:pPr>
      <w:proofErr w:type="gramStart"/>
      <w:r>
        <w:t>rm(</w:t>
      </w:r>
      <w:proofErr w:type="gramEnd"/>
      <w:r>
        <w:t>list = df2rm)</w:t>
      </w:r>
    </w:p>
    <w:p w14:paraId="009338F3" w14:textId="77777777" w:rsidR="006B53BB" w:rsidRDefault="006B53BB" w:rsidP="006B53BB">
      <w:pPr>
        <w:pStyle w:val="NoSpacing"/>
      </w:pPr>
    </w:p>
    <w:p w14:paraId="2AFC6E56" w14:textId="77777777" w:rsidR="006B53BB" w:rsidRDefault="006B53BB" w:rsidP="006B53BB">
      <w:pPr>
        <w:pStyle w:val="NoSpacing"/>
      </w:pPr>
      <w:r>
        <w:t>```</w:t>
      </w:r>
    </w:p>
    <w:p w14:paraId="3121AB97" w14:textId="77777777" w:rsidR="006B53BB" w:rsidRDefault="006B53BB" w:rsidP="006B53BB">
      <w:pPr>
        <w:pStyle w:val="NoSpacing"/>
      </w:pPr>
    </w:p>
    <w:p w14:paraId="73C096BB" w14:textId="77777777" w:rsidR="006B53BB" w:rsidRDefault="006B53BB" w:rsidP="006B53BB">
      <w:pPr>
        <w:pStyle w:val="NoSpacing"/>
      </w:pPr>
      <w:r>
        <w:t>Of course, these composite municipal-level scores are heavily skewed by</w:t>
      </w:r>
    </w:p>
    <w:p w14:paraId="3E638872" w14:textId="77777777" w:rsidR="006B53BB" w:rsidRDefault="006B53BB" w:rsidP="006B53BB">
      <w:pPr>
        <w:pStyle w:val="NoSpacing"/>
      </w:pPr>
      <w:r>
        <w:lastRenderedPageBreak/>
        <w:t>how the concept is systematized. In this example, we used a demographic</w:t>
      </w:r>
    </w:p>
    <w:p w14:paraId="0B764D11" w14:textId="77777777" w:rsidR="006B53BB" w:rsidRDefault="006B53BB" w:rsidP="006B53BB">
      <w:pPr>
        <w:pStyle w:val="NoSpacing"/>
      </w:pPr>
      <w:r>
        <w:t>measure--the rurality index--that relies on Census-defined parameters of</w:t>
      </w:r>
    </w:p>
    <w:p w14:paraId="54773BDF" w14:textId="77777777" w:rsidR="006B53BB" w:rsidRDefault="006B53BB" w:rsidP="006B53BB">
      <w:pPr>
        <w:pStyle w:val="NoSpacing"/>
      </w:pPr>
      <w:r>
        <w:t xml:space="preserve">what constitutes a rural inhabitant or </w:t>
      </w:r>
      <w:proofErr w:type="gramStart"/>
      <w:r>
        <w:t>not.</w:t>
      </w:r>
      <w:proofErr w:type="gramEnd"/>
      <w:r>
        <w:t xml:space="preserve"> Census measures may vary</w:t>
      </w:r>
    </w:p>
    <w:p w14:paraId="7D40CAC6" w14:textId="77777777" w:rsidR="006B53BB" w:rsidRDefault="006B53BB" w:rsidP="006B53BB">
      <w:pPr>
        <w:pStyle w:val="NoSpacing"/>
      </w:pPr>
      <w:r>
        <w:t>across countries, so the use of this measure may limit its use for</w:t>
      </w:r>
    </w:p>
    <w:p w14:paraId="39B01C4B" w14:textId="77777777" w:rsidR="006B53BB" w:rsidRDefault="006B53BB" w:rsidP="006B53BB">
      <w:pPr>
        <w:pStyle w:val="NoSpacing"/>
      </w:pPr>
      <w:r>
        <w:t>cross-national comparative analysis. Nonetheless, as opposed to the</w:t>
      </w:r>
    </w:p>
    <w:p w14:paraId="343A4795" w14:textId="77777777" w:rsidR="006B53BB" w:rsidRDefault="006B53BB" w:rsidP="006B53BB">
      <w:pPr>
        <w:pStyle w:val="NoSpacing"/>
      </w:pPr>
      <w:r>
        <w:t>threshold approach, the CDF approach takes advantage of the continuous</w:t>
      </w:r>
    </w:p>
    <w:p w14:paraId="3AD8ECE8" w14:textId="77777777" w:rsidR="006B53BB" w:rsidRDefault="006B53BB" w:rsidP="006B53BB">
      <w:pPr>
        <w:pStyle w:val="NoSpacing"/>
      </w:pPr>
      <w:r>
        <w:t>nature of available data. Robustness checks using other continuous</w:t>
      </w:r>
    </w:p>
    <w:p w14:paraId="2F054897" w14:textId="77777777" w:rsidR="006B53BB" w:rsidRDefault="006B53BB" w:rsidP="006B53BB">
      <w:pPr>
        <w:pStyle w:val="NoSpacing"/>
      </w:pPr>
      <w:r>
        <w:t>measures of rurality or urbanization would provide more confidence in</w:t>
      </w:r>
    </w:p>
    <w:p w14:paraId="78BE8731" w14:textId="77777777" w:rsidR="006B53BB" w:rsidRDefault="006B53BB" w:rsidP="006B53BB">
      <w:pPr>
        <w:pStyle w:val="NoSpacing"/>
      </w:pPr>
      <w:r>
        <w:t>the CDF approach going forward.</w:t>
      </w:r>
    </w:p>
    <w:p w14:paraId="405567CC" w14:textId="77777777" w:rsidR="006B53BB" w:rsidRDefault="006B53BB" w:rsidP="006B53BB">
      <w:pPr>
        <w:pStyle w:val="NoSpacing"/>
      </w:pPr>
    </w:p>
    <w:p w14:paraId="277BE6D6" w14:textId="77777777" w:rsidR="006B53BB" w:rsidRDefault="006B53BB" w:rsidP="006B53BB">
      <w:pPr>
        <w:pStyle w:val="NoSpacing"/>
      </w:pPr>
      <w:r>
        <w:t>## 2-3: Economic development</w:t>
      </w:r>
    </w:p>
    <w:p w14:paraId="57535E88" w14:textId="77777777" w:rsidR="006B53BB" w:rsidRDefault="006B53BB" w:rsidP="006B53BB">
      <w:pPr>
        <w:pStyle w:val="NoSpacing"/>
      </w:pPr>
    </w:p>
    <w:p w14:paraId="345E697D" w14:textId="77777777" w:rsidR="006B53BB" w:rsidRDefault="006B53BB" w:rsidP="006B53BB">
      <w:pPr>
        <w:pStyle w:val="NoSpacing"/>
      </w:pPr>
      <w:r>
        <w:t>Another advantage of the CDF approach is that it can allow V-Dem data to</w:t>
      </w:r>
    </w:p>
    <w:p w14:paraId="2501B156" w14:textId="77777777" w:rsidR="006B53BB" w:rsidRDefault="006B53BB" w:rsidP="006B53BB">
      <w:pPr>
        <w:pStyle w:val="NoSpacing"/>
      </w:pPr>
      <w:r>
        <w:t>be easily scaled to different levels. This can be helpful when data are</w:t>
      </w:r>
    </w:p>
    <w:p w14:paraId="4CFCEA50" w14:textId="77777777" w:rsidR="006B53BB" w:rsidRDefault="006B53BB" w:rsidP="006B53BB">
      <w:pPr>
        <w:pStyle w:val="NoSpacing"/>
      </w:pPr>
      <w:r>
        <w:t>missing at one level but not at another. By contrast, the setting of thresholds makes it difficult to</w:t>
      </w:r>
    </w:p>
    <w:p w14:paraId="1DB5D023" w14:textId="77777777" w:rsidR="006B53BB" w:rsidRDefault="006B53BB" w:rsidP="006B53BB">
      <w:pPr>
        <w:pStyle w:val="NoSpacing"/>
      </w:pPr>
      <w:r>
        <w:t>scale data or to compare across measures. In this section, we consider</w:t>
      </w:r>
    </w:p>
    <w:p w14:paraId="62FE96B8" w14:textId="77777777" w:rsidR="006B53BB" w:rsidRDefault="006B53BB" w:rsidP="006B53BB">
      <w:pPr>
        <w:pStyle w:val="NoSpacing"/>
      </w:pPr>
      <w:r>
        <w:t>two measures of "economic development," a variable that appears in the</w:t>
      </w:r>
    </w:p>
    <w:p w14:paraId="5BE90009" w14:textId="77777777" w:rsidR="006B53BB" w:rsidRDefault="006B53BB" w:rsidP="006B53BB">
      <w:pPr>
        <w:pStyle w:val="NoSpacing"/>
      </w:pPr>
      <w:r>
        <w:t>V-Dem survey under responses 2 ("Areas that are less economically</w:t>
      </w:r>
    </w:p>
    <w:p w14:paraId="14B34864" w14:textId="77777777" w:rsidR="006B53BB" w:rsidRDefault="006B53BB" w:rsidP="006B53BB">
      <w:pPr>
        <w:pStyle w:val="NoSpacing"/>
      </w:pPr>
      <w:r>
        <w:t>developed") and 3 ("Areas that are more economically developed"), using</w:t>
      </w:r>
    </w:p>
    <w:p w14:paraId="3CECE61E" w14:textId="77777777" w:rsidR="006B53BB" w:rsidRDefault="006B53BB" w:rsidP="006B53BB">
      <w:pPr>
        <w:pStyle w:val="NoSpacing"/>
      </w:pPr>
      <w:r>
        <w:t>multiple levels of analysis. This demonstrates how CDF can provide a flexible approach for multi-level data.</w:t>
      </w:r>
    </w:p>
    <w:p w14:paraId="6744D2CE" w14:textId="77777777" w:rsidR="006B53BB" w:rsidRDefault="006B53BB" w:rsidP="006B53BB">
      <w:pPr>
        <w:pStyle w:val="NoSpacing"/>
      </w:pPr>
    </w:p>
    <w:p w14:paraId="565814BB" w14:textId="77777777" w:rsidR="006B53BB" w:rsidRDefault="006B53BB" w:rsidP="006B53BB">
      <w:pPr>
        <w:pStyle w:val="NoSpacing"/>
      </w:pPr>
      <w:r>
        <w:t>A common measure of economic development is GDP per capita. However,</w:t>
      </w:r>
    </w:p>
    <w:p w14:paraId="0C20395B" w14:textId="77777777" w:rsidR="006B53BB" w:rsidRDefault="006B53BB" w:rsidP="006B53BB">
      <w:pPr>
        <w:pStyle w:val="NoSpacing"/>
      </w:pPr>
      <w:r>
        <w:t>this measure is problematic when scaled down to the municipal level. The</w:t>
      </w:r>
    </w:p>
    <w:p w14:paraId="4B450F5B" w14:textId="77777777" w:rsidR="006B53BB" w:rsidRDefault="006B53BB" w:rsidP="006B53BB">
      <w:pPr>
        <w:pStyle w:val="NoSpacing"/>
      </w:pPr>
      <w:r>
        <w:t>difficulty may stem from the complex task of isolating economic</w:t>
      </w:r>
    </w:p>
    <w:p w14:paraId="336AF1D9" w14:textId="77777777" w:rsidR="006B53BB" w:rsidRDefault="006B53BB" w:rsidP="006B53BB">
      <w:pPr>
        <w:pStyle w:val="NoSpacing"/>
      </w:pPr>
      <w:r>
        <w:t>productivity for the municipal unit when inhabitants may be undertaking</w:t>
      </w:r>
    </w:p>
    <w:p w14:paraId="28CCD8DE" w14:textId="77777777" w:rsidR="006B53BB" w:rsidRDefault="006B53BB" w:rsidP="006B53BB">
      <w:pPr>
        <w:pStyle w:val="NoSpacing"/>
      </w:pPr>
      <w:r>
        <w:t>inter-municipal daily commutes, for example.</w:t>
      </w:r>
    </w:p>
    <w:p w14:paraId="55A8779E" w14:textId="77777777" w:rsidR="006B53BB" w:rsidRDefault="006B53BB" w:rsidP="006B53BB">
      <w:pPr>
        <w:pStyle w:val="NoSpacing"/>
      </w:pPr>
      <w:r>
        <w:t>[DANE](https://www.dane.gov.co/index.php/estadisticas-por-tema/cuentas-nacionales/cuentas-nacionales-departamentales)</w:t>
      </w:r>
    </w:p>
    <w:p w14:paraId="3B01C05D" w14:textId="77777777" w:rsidR="006B53BB" w:rsidRDefault="006B53BB" w:rsidP="006B53BB">
      <w:pPr>
        <w:pStyle w:val="NoSpacing"/>
      </w:pPr>
      <w:r>
        <w:t xml:space="preserve">provides subnational data for GDP (or </w:t>
      </w:r>
      <w:proofErr w:type="spellStart"/>
      <w:r>
        <w:t>Producto</w:t>
      </w:r>
      <w:proofErr w:type="spellEnd"/>
      <w:r>
        <w:t xml:space="preserve"> </w:t>
      </w:r>
      <w:proofErr w:type="spellStart"/>
      <w:r>
        <w:t>Bruto</w:t>
      </w:r>
      <w:proofErr w:type="spellEnd"/>
      <w:r>
        <w:t xml:space="preserve"> </w:t>
      </w:r>
      <w:proofErr w:type="spellStart"/>
      <w:r>
        <w:t>Interno</w:t>
      </w:r>
      <w:proofErr w:type="spellEnd"/>
      <w:r>
        <w:t>, PBI, in</w:t>
      </w:r>
    </w:p>
    <w:p w14:paraId="4D3D9311" w14:textId="77777777" w:rsidR="006B53BB" w:rsidRDefault="006B53BB" w:rsidP="006B53BB">
      <w:pPr>
        <w:pStyle w:val="NoSpacing"/>
      </w:pPr>
      <w:r>
        <w:t>Spanish) per capita but at the department (provincial) level. They</w:t>
      </w:r>
    </w:p>
    <w:p w14:paraId="4E3FC080" w14:textId="77777777" w:rsidR="006B53BB" w:rsidRDefault="006B53BB" w:rsidP="006B53BB">
      <w:pPr>
        <w:pStyle w:val="NoSpacing"/>
      </w:pPr>
      <w:r>
        <w:t>calculate a historical "</w:t>
      </w:r>
      <w:proofErr w:type="spellStart"/>
      <w:r>
        <w:t>retropolation</w:t>
      </w:r>
      <w:proofErr w:type="spellEnd"/>
      <w:r>
        <w:t>" of departmental GDP dating back</w:t>
      </w:r>
    </w:p>
    <w:p w14:paraId="7EC8D9B8" w14:textId="77777777" w:rsidR="006B53BB" w:rsidRDefault="006B53BB" w:rsidP="006B53BB">
      <w:pPr>
        <w:pStyle w:val="NoSpacing"/>
      </w:pPr>
      <w:r>
        <w:t xml:space="preserve">to </w:t>
      </w:r>
      <w:proofErr w:type="gramStart"/>
      <w:r>
        <w:t>1980.[</w:t>
      </w:r>
      <w:proofErr w:type="gramEnd"/>
      <w:r>
        <w:t>^3]</w:t>
      </w:r>
    </w:p>
    <w:p w14:paraId="7A556545" w14:textId="77777777" w:rsidR="006B53BB" w:rsidRDefault="006B53BB" w:rsidP="006B53BB">
      <w:pPr>
        <w:pStyle w:val="NoSpacing"/>
      </w:pPr>
    </w:p>
    <w:p w14:paraId="391B0AF8" w14:textId="77777777" w:rsidR="006B53BB" w:rsidRDefault="006B53BB" w:rsidP="006B53BB">
      <w:pPr>
        <w:pStyle w:val="NoSpacing"/>
      </w:pPr>
      <w:r>
        <w:t xml:space="preserve">[^3]: Most departments are covered by the </w:t>
      </w:r>
      <w:proofErr w:type="spellStart"/>
      <w:r>
        <w:t>retropolation</w:t>
      </w:r>
      <w:proofErr w:type="spellEnd"/>
      <w:r>
        <w:t xml:space="preserve"> measure, but</w:t>
      </w:r>
    </w:p>
    <w:p w14:paraId="5D808C28" w14:textId="77777777" w:rsidR="006B53BB" w:rsidRDefault="006B53BB" w:rsidP="006B53BB">
      <w:pPr>
        <w:pStyle w:val="NoSpacing"/>
      </w:pPr>
      <w:r>
        <w:t xml:space="preserve">    newer departments (many of which were inducted in 1991) are grouped</w:t>
      </w:r>
    </w:p>
    <w:p w14:paraId="278DBFFC" w14:textId="77777777" w:rsidR="006B53BB" w:rsidRDefault="006B53BB" w:rsidP="006B53BB">
      <w:pPr>
        <w:pStyle w:val="NoSpacing"/>
      </w:pPr>
      <w:r>
        <w:t xml:space="preserve">    into one unit, and therefore cannot be mapped based on DANE's</w:t>
      </w:r>
    </w:p>
    <w:p w14:paraId="040AFE24" w14:textId="77777777" w:rsidR="006B53BB" w:rsidRPr="006B53BB" w:rsidRDefault="006B53BB" w:rsidP="006B53BB">
      <w:pPr>
        <w:pStyle w:val="NoSpacing"/>
        <w:rPr>
          <w:lang w:val="es-CO"/>
          <w:rPrChange w:id="189" w:author="Michael Coppedge" w:date="2024-04-01T18:04:00Z">
            <w:rPr/>
          </w:rPrChange>
        </w:rPr>
      </w:pPr>
      <w:r>
        <w:t xml:space="preserve">    Departmental Code system without data intervention. </w:t>
      </w:r>
      <w:proofErr w:type="spellStart"/>
      <w:r w:rsidRPr="006B53BB">
        <w:rPr>
          <w:lang w:val="es-CO"/>
          <w:rPrChange w:id="190" w:author="Michael Coppedge" w:date="2024-04-01T18:04:00Z">
            <w:rPr/>
          </w:rPrChange>
        </w:rPr>
        <w:t>These</w:t>
      </w:r>
      <w:proofErr w:type="spellEnd"/>
      <w:r w:rsidRPr="006B53BB">
        <w:rPr>
          <w:lang w:val="es-CO"/>
          <w:rPrChange w:id="191" w:author="Michael Coppedge" w:date="2024-04-01T18:04:00Z">
            <w:rPr/>
          </w:rPrChange>
        </w:rPr>
        <w:t xml:space="preserve"> are:</w:t>
      </w:r>
    </w:p>
    <w:p w14:paraId="34C46B84" w14:textId="77777777" w:rsidR="006B53BB" w:rsidRPr="006B53BB" w:rsidRDefault="006B53BB" w:rsidP="006B53BB">
      <w:pPr>
        <w:pStyle w:val="NoSpacing"/>
        <w:rPr>
          <w:lang w:val="es-CO"/>
          <w:rPrChange w:id="192" w:author="Michael Coppedge" w:date="2024-04-01T18:04:00Z">
            <w:rPr/>
          </w:rPrChange>
        </w:rPr>
      </w:pPr>
      <w:r w:rsidRPr="006B53BB">
        <w:rPr>
          <w:lang w:val="es-CO"/>
          <w:rPrChange w:id="193" w:author="Michael Coppedge" w:date="2024-04-01T18:04:00Z">
            <w:rPr/>
          </w:rPrChange>
        </w:rPr>
        <w:t xml:space="preserve">    Amazonas (91), Arauca (81), Casanare (85), Guainía (94), Guaviare</w:t>
      </w:r>
    </w:p>
    <w:p w14:paraId="6E5D88E2" w14:textId="77777777" w:rsidR="006B53BB" w:rsidRPr="006B53BB" w:rsidRDefault="006B53BB" w:rsidP="006B53BB">
      <w:pPr>
        <w:pStyle w:val="NoSpacing"/>
        <w:rPr>
          <w:lang w:val="es-CO"/>
          <w:rPrChange w:id="194" w:author="Michael Coppedge" w:date="2024-04-01T18:04:00Z">
            <w:rPr/>
          </w:rPrChange>
        </w:rPr>
      </w:pPr>
      <w:r w:rsidRPr="006B53BB">
        <w:rPr>
          <w:lang w:val="es-CO"/>
          <w:rPrChange w:id="195" w:author="Michael Coppedge" w:date="2024-04-01T18:04:00Z">
            <w:rPr/>
          </w:rPrChange>
        </w:rPr>
        <w:t xml:space="preserve">    (95), Putumayo (86), San Andrés, Providencia y Santa Catalina</w:t>
      </w:r>
    </w:p>
    <w:p w14:paraId="15592F74" w14:textId="77777777" w:rsidR="006B53BB" w:rsidRDefault="006B53BB" w:rsidP="006B53BB">
      <w:pPr>
        <w:pStyle w:val="NoSpacing"/>
      </w:pPr>
      <w:r w:rsidRPr="006B53BB">
        <w:rPr>
          <w:lang w:val="es-CO"/>
          <w:rPrChange w:id="196" w:author="Michael Coppedge" w:date="2024-04-01T18:04:00Z">
            <w:rPr/>
          </w:rPrChange>
        </w:rPr>
        <w:t xml:space="preserve">    </w:t>
      </w:r>
      <w:r>
        <w:t>(</w:t>
      </w:r>
      <w:proofErr w:type="spellStart"/>
      <w:r>
        <w:t>Archipiélago</w:t>
      </w:r>
      <w:proofErr w:type="spellEnd"/>
      <w:r>
        <w:t>) (88), Vaupés (97) y Vichada (99).</w:t>
      </w:r>
    </w:p>
    <w:p w14:paraId="197E379B" w14:textId="77777777" w:rsidR="006B53BB" w:rsidRDefault="006B53BB" w:rsidP="006B53BB">
      <w:pPr>
        <w:pStyle w:val="NoSpacing"/>
      </w:pPr>
    </w:p>
    <w:p w14:paraId="1A27ED35" w14:textId="77777777" w:rsidR="006B53BB" w:rsidRDefault="006B53BB" w:rsidP="006B53BB">
      <w:pPr>
        <w:pStyle w:val="NoSpacing"/>
      </w:pPr>
      <w:r>
        <w:t>At the municipal-level, the National Planning Department</w:t>
      </w:r>
    </w:p>
    <w:p w14:paraId="08C3D111" w14:textId="77777777" w:rsidR="006B53BB" w:rsidRDefault="006B53BB" w:rsidP="006B53BB">
      <w:pPr>
        <w:pStyle w:val="NoSpacing"/>
      </w:pPr>
      <w:r>
        <w:t>(DNP) has created a measure of "value added" dating back to 2011</w:t>
      </w:r>
    </w:p>
    <w:p w14:paraId="5B381F3D" w14:textId="77777777" w:rsidR="006B53BB" w:rsidRDefault="006B53BB" w:rsidP="006B53BB">
      <w:pPr>
        <w:pStyle w:val="NoSpacing"/>
      </w:pPr>
      <w:r>
        <w:t>(</w:t>
      </w:r>
      <w:proofErr w:type="gramStart"/>
      <w:r>
        <w:t>methodological</w:t>
      </w:r>
      <w:proofErr w:type="gramEnd"/>
      <w:r>
        <w:t xml:space="preserve"> documentation is included in the repository). Nearly all</w:t>
      </w:r>
    </w:p>
    <w:p w14:paraId="13134B7E" w14:textId="77777777" w:rsidR="006B53BB" w:rsidRDefault="006B53BB" w:rsidP="006B53BB">
      <w:pPr>
        <w:pStyle w:val="NoSpacing"/>
      </w:pPr>
      <w:r>
        <w:t>municipalities are measured by the Municipal Value Added (VAM) measure,</w:t>
      </w:r>
    </w:p>
    <w:p w14:paraId="6643DC90" w14:textId="77777777" w:rsidR="006B53BB" w:rsidRDefault="006B53BB" w:rsidP="006B53BB">
      <w:pPr>
        <w:pStyle w:val="NoSpacing"/>
      </w:pPr>
      <w:r>
        <w:t>however, data only exists from 2011 onward.</w:t>
      </w:r>
    </w:p>
    <w:p w14:paraId="54717E91" w14:textId="77777777" w:rsidR="006B53BB" w:rsidRDefault="006B53BB" w:rsidP="006B53BB">
      <w:pPr>
        <w:pStyle w:val="NoSpacing"/>
      </w:pPr>
    </w:p>
    <w:p w14:paraId="21115CFD" w14:textId="77777777" w:rsidR="006B53BB" w:rsidRDefault="006B53BB" w:rsidP="006B53BB">
      <w:pPr>
        <w:pStyle w:val="NoSpacing"/>
      </w:pPr>
      <w:r>
        <w:lastRenderedPageBreak/>
        <w:t>To demonstrate how the CDF approach facilitates scaling and comparison,</w:t>
      </w:r>
    </w:p>
    <w:p w14:paraId="3229275C" w14:textId="77777777" w:rsidR="006B53BB" w:rsidRDefault="006B53BB" w:rsidP="006B53BB">
      <w:pPr>
        <w:pStyle w:val="NoSpacing"/>
      </w:pPr>
      <w:r>
        <w:t>Figure 2 visualizes both measures for 2018. Both measures are in</w:t>
      </w:r>
    </w:p>
    <w:p w14:paraId="6FD7B8E7" w14:textId="77777777" w:rsidR="006B53BB" w:rsidRDefault="006B53BB" w:rsidP="006B53BB">
      <w:pPr>
        <w:pStyle w:val="NoSpacing"/>
      </w:pPr>
      <w:r>
        <w:t>Colombian pesos (COP) and values are scaled to \$1 billion</w:t>
      </w:r>
    </w:p>
    <w:p w14:paraId="41DD76DF" w14:textId="77777777" w:rsidR="006B53BB" w:rsidRDefault="006B53BB" w:rsidP="006B53BB">
      <w:pPr>
        <w:pStyle w:val="NoSpacing"/>
      </w:pPr>
      <w:r>
        <w:t>(\$1,000,000,000).</w:t>
      </w:r>
    </w:p>
    <w:p w14:paraId="682613B7" w14:textId="77777777" w:rsidR="006B53BB" w:rsidRDefault="006B53BB" w:rsidP="006B53BB">
      <w:pPr>
        <w:pStyle w:val="NoSpacing"/>
      </w:pPr>
    </w:p>
    <w:p w14:paraId="17CF30FE" w14:textId="77777777" w:rsidR="006B53BB" w:rsidRDefault="006B53BB" w:rsidP="006B53BB">
      <w:pPr>
        <w:pStyle w:val="NoSpacing"/>
      </w:pPr>
      <w:r>
        <w:t>``</w:t>
      </w:r>
      <w:proofErr w:type="gramStart"/>
      <w:r>
        <w:t>`{</w:t>
      </w:r>
      <w:proofErr w:type="gramEnd"/>
      <w:r>
        <w:t>r, V18_2-3_read, include=FALSE, echo=FALSE}</w:t>
      </w:r>
    </w:p>
    <w:p w14:paraId="02974E21" w14:textId="77777777" w:rsidR="006B53BB" w:rsidRDefault="006B53BB" w:rsidP="006B53BB">
      <w:pPr>
        <w:pStyle w:val="NoSpacing"/>
      </w:pPr>
      <w:r>
        <w:t xml:space="preserve"># </w:t>
      </w:r>
      <w:proofErr w:type="gramStart"/>
      <w:r>
        <w:t>municipal</w:t>
      </w:r>
      <w:proofErr w:type="gramEnd"/>
      <w:r>
        <w:t>-level data for "value added"</w:t>
      </w:r>
    </w:p>
    <w:p w14:paraId="019CF0E7" w14:textId="77777777" w:rsidR="006B53BB" w:rsidRDefault="006B53BB" w:rsidP="006B53BB">
      <w:pPr>
        <w:pStyle w:val="NoSpacing"/>
      </w:pPr>
      <w:r>
        <w:t xml:space="preserve">VAM18 &lt;- </w:t>
      </w:r>
      <w:proofErr w:type="spellStart"/>
      <w:r>
        <w:t>read_</w:t>
      </w:r>
      <w:proofErr w:type="gramStart"/>
      <w:r>
        <w:t>excel</w:t>
      </w:r>
      <w:proofErr w:type="spellEnd"/>
      <w:r>
        <w:t>(</w:t>
      </w:r>
      <w:proofErr w:type="gramEnd"/>
      <w:r>
        <w:t>"G:/Shared drives/snvdem/snvdem24/data/geospatial/2018pmq/2-3_EconDevt/anexo-2020-2021-provisional-valor-agregado-municipio-2011-2021.xlsx", sheet = "</w:t>
      </w:r>
      <w:proofErr w:type="spellStart"/>
      <w:r>
        <w:t>Cuadro</w:t>
      </w:r>
      <w:proofErr w:type="spellEnd"/>
      <w:r>
        <w:t xml:space="preserve"> 9", range = "A11:I1133")</w:t>
      </w:r>
    </w:p>
    <w:p w14:paraId="7CD28823" w14:textId="77777777" w:rsidR="006B53BB" w:rsidRDefault="006B53BB" w:rsidP="006B53BB">
      <w:pPr>
        <w:pStyle w:val="NoSpacing"/>
      </w:pPr>
      <w:r>
        <w:t xml:space="preserve"># </w:t>
      </w:r>
      <w:proofErr w:type="gramStart"/>
      <w:r>
        <w:t>rename</w:t>
      </w:r>
      <w:proofErr w:type="gramEnd"/>
      <w:r>
        <w:t xml:space="preserve"> columns to facilitate merging shapefile</w:t>
      </w:r>
    </w:p>
    <w:p w14:paraId="33BD9CB9" w14:textId="77777777" w:rsidR="006B53BB" w:rsidRPr="006B53BB" w:rsidRDefault="006B53BB" w:rsidP="006B53BB">
      <w:pPr>
        <w:pStyle w:val="NoSpacing"/>
        <w:rPr>
          <w:lang w:val="es-CO"/>
          <w:rPrChange w:id="197" w:author="Michael Coppedge" w:date="2024-04-01T18:04:00Z">
            <w:rPr/>
          </w:rPrChange>
        </w:rPr>
      </w:pPr>
      <w:r w:rsidRPr="006B53BB">
        <w:rPr>
          <w:lang w:val="es-CO"/>
          <w:rPrChange w:id="198" w:author="Michael Coppedge" w:date="2024-04-01T18:04:00Z">
            <w:rPr/>
          </w:rPrChange>
        </w:rPr>
        <w:t>VAM18 &lt;- VAM18 %&gt;%</w:t>
      </w:r>
    </w:p>
    <w:p w14:paraId="0C322F2A" w14:textId="77777777" w:rsidR="006B53BB" w:rsidRPr="006B53BB" w:rsidRDefault="006B53BB" w:rsidP="006B53BB">
      <w:pPr>
        <w:pStyle w:val="NoSpacing"/>
        <w:rPr>
          <w:lang w:val="es-CO"/>
          <w:rPrChange w:id="199" w:author="Michael Coppedge" w:date="2024-04-01T18:04:00Z">
            <w:rPr/>
          </w:rPrChange>
        </w:rPr>
      </w:pPr>
      <w:r w:rsidRPr="006B53BB">
        <w:rPr>
          <w:lang w:val="es-CO"/>
          <w:rPrChange w:id="200" w:author="Michael Coppedge" w:date="2024-04-01T18:04:00Z">
            <w:rPr/>
          </w:rPrChange>
        </w:rPr>
        <w:t xml:space="preserve">  </w:t>
      </w:r>
      <w:proofErr w:type="spellStart"/>
      <w:proofErr w:type="gramStart"/>
      <w:r w:rsidRPr="006B53BB">
        <w:rPr>
          <w:lang w:val="es-CO"/>
          <w:rPrChange w:id="201" w:author="Michael Coppedge" w:date="2024-04-01T18:04:00Z">
            <w:rPr/>
          </w:rPrChange>
        </w:rPr>
        <w:t>rename</w:t>
      </w:r>
      <w:proofErr w:type="spellEnd"/>
      <w:r w:rsidRPr="006B53BB">
        <w:rPr>
          <w:lang w:val="es-CO"/>
          <w:rPrChange w:id="202" w:author="Michael Coppedge" w:date="2024-04-01T18:04:00Z">
            <w:rPr/>
          </w:rPrChange>
        </w:rPr>
        <w:t>(</w:t>
      </w:r>
      <w:proofErr w:type="gramEnd"/>
      <w:r w:rsidRPr="006B53BB">
        <w:rPr>
          <w:lang w:val="es-CO"/>
          <w:rPrChange w:id="203" w:author="Michael Coppedge" w:date="2024-04-01T18:04:00Z">
            <w:rPr/>
          </w:rPrChange>
        </w:rPr>
        <w:t>MPIO_CDPMP = `Código Municipio`) %&gt;%</w:t>
      </w:r>
    </w:p>
    <w:p w14:paraId="7C481C72" w14:textId="77777777" w:rsidR="006B53BB" w:rsidRPr="006B53BB" w:rsidRDefault="006B53BB" w:rsidP="006B53BB">
      <w:pPr>
        <w:pStyle w:val="NoSpacing"/>
        <w:rPr>
          <w:lang w:val="es-CO"/>
          <w:rPrChange w:id="204" w:author="Michael Coppedge" w:date="2024-04-01T18:04:00Z">
            <w:rPr/>
          </w:rPrChange>
        </w:rPr>
      </w:pPr>
      <w:r w:rsidRPr="006B53BB">
        <w:rPr>
          <w:lang w:val="es-CO"/>
          <w:rPrChange w:id="205" w:author="Michael Coppedge" w:date="2024-04-01T18:04:00Z">
            <w:rPr/>
          </w:rPrChange>
        </w:rPr>
        <w:t xml:space="preserve">  </w:t>
      </w:r>
      <w:proofErr w:type="spellStart"/>
      <w:proofErr w:type="gramStart"/>
      <w:r w:rsidRPr="006B53BB">
        <w:rPr>
          <w:lang w:val="es-CO"/>
          <w:rPrChange w:id="206" w:author="Michael Coppedge" w:date="2024-04-01T18:04:00Z">
            <w:rPr/>
          </w:rPrChange>
        </w:rPr>
        <w:t>rename</w:t>
      </w:r>
      <w:proofErr w:type="spellEnd"/>
      <w:r w:rsidRPr="006B53BB">
        <w:rPr>
          <w:lang w:val="es-CO"/>
          <w:rPrChange w:id="207" w:author="Michael Coppedge" w:date="2024-04-01T18:04:00Z">
            <w:rPr/>
          </w:rPrChange>
        </w:rPr>
        <w:t>(</w:t>
      </w:r>
      <w:proofErr w:type="gramEnd"/>
      <w:r w:rsidRPr="006B53BB">
        <w:rPr>
          <w:lang w:val="es-CO"/>
          <w:rPrChange w:id="208" w:author="Michael Coppedge" w:date="2024-04-01T18:04:00Z">
            <w:rPr/>
          </w:rPrChange>
        </w:rPr>
        <w:t>DPTO_CCDGO = `Código Departamento`) %&gt;%</w:t>
      </w:r>
    </w:p>
    <w:p w14:paraId="75783879" w14:textId="77777777" w:rsidR="006B53BB" w:rsidRPr="006B53BB" w:rsidRDefault="006B53BB" w:rsidP="006B53BB">
      <w:pPr>
        <w:pStyle w:val="NoSpacing"/>
        <w:rPr>
          <w:lang w:val="es-CO"/>
          <w:rPrChange w:id="209" w:author="Michael Coppedge" w:date="2024-04-01T18:04:00Z">
            <w:rPr/>
          </w:rPrChange>
        </w:rPr>
      </w:pPr>
      <w:r w:rsidRPr="006B53BB">
        <w:rPr>
          <w:lang w:val="es-CO"/>
          <w:rPrChange w:id="210" w:author="Michael Coppedge" w:date="2024-04-01T18:04:00Z">
            <w:rPr/>
          </w:rPrChange>
        </w:rPr>
        <w:t xml:space="preserve">  </w:t>
      </w:r>
      <w:proofErr w:type="spellStart"/>
      <w:proofErr w:type="gramStart"/>
      <w:r w:rsidRPr="006B53BB">
        <w:rPr>
          <w:lang w:val="es-CO"/>
          <w:rPrChange w:id="211" w:author="Michael Coppedge" w:date="2024-04-01T18:04:00Z">
            <w:rPr/>
          </w:rPrChange>
        </w:rPr>
        <w:t>rename</w:t>
      </w:r>
      <w:proofErr w:type="spellEnd"/>
      <w:r w:rsidRPr="006B53BB">
        <w:rPr>
          <w:lang w:val="es-CO"/>
          <w:rPrChange w:id="212" w:author="Michael Coppedge" w:date="2024-04-01T18:04:00Z">
            <w:rPr/>
          </w:rPrChange>
        </w:rPr>
        <w:t>(</w:t>
      </w:r>
      <w:proofErr w:type="gramEnd"/>
      <w:r w:rsidRPr="006B53BB">
        <w:rPr>
          <w:lang w:val="es-CO"/>
          <w:rPrChange w:id="213" w:author="Michael Coppedge" w:date="2024-04-01T18:04:00Z">
            <w:rPr/>
          </w:rPrChange>
        </w:rPr>
        <w:t>VAM18_2t3 = `Valor agregado\r\n`) %&gt;%</w:t>
      </w:r>
    </w:p>
    <w:p w14:paraId="201B6BED" w14:textId="77777777" w:rsidR="006B53BB" w:rsidRDefault="006B53BB" w:rsidP="006B53BB">
      <w:pPr>
        <w:pStyle w:val="NoSpacing"/>
      </w:pPr>
      <w:r w:rsidRPr="006B53BB">
        <w:rPr>
          <w:lang w:val="es-CO"/>
          <w:rPrChange w:id="214" w:author="Michael Coppedge" w:date="2024-04-01T18:04:00Z">
            <w:rPr/>
          </w:rPrChange>
        </w:rPr>
        <w:t xml:space="preserve">  </w:t>
      </w:r>
      <w:proofErr w:type="gramStart"/>
      <w:r>
        <w:t>select(</w:t>
      </w:r>
      <w:proofErr w:type="gramEnd"/>
      <w:r>
        <w:t>1|3|8)</w:t>
      </w:r>
    </w:p>
    <w:p w14:paraId="57082136" w14:textId="77777777" w:rsidR="006B53BB" w:rsidRDefault="006B53BB" w:rsidP="006B53BB">
      <w:pPr>
        <w:pStyle w:val="NoSpacing"/>
      </w:pPr>
    </w:p>
    <w:p w14:paraId="6DEF04B5" w14:textId="77777777" w:rsidR="006B53BB" w:rsidRDefault="006B53BB" w:rsidP="006B53BB">
      <w:pPr>
        <w:pStyle w:val="NoSpacing"/>
      </w:pPr>
      <w:r>
        <w:t xml:space="preserve"># </w:t>
      </w:r>
      <w:proofErr w:type="gramStart"/>
      <w:r>
        <w:t>merge</w:t>
      </w:r>
      <w:proofErr w:type="gramEnd"/>
      <w:r>
        <w:t xml:space="preserve"> base-layer dataset to obtain FID variable (for later integration with </w:t>
      </w:r>
      <w:proofErr w:type="spellStart"/>
      <w:r>
        <w:t>ArcMaps</w:t>
      </w:r>
      <w:proofErr w:type="spellEnd"/>
      <w:r>
        <w:t>)</w:t>
      </w:r>
    </w:p>
    <w:p w14:paraId="059489C5" w14:textId="77777777" w:rsidR="006B53BB" w:rsidRDefault="006B53BB" w:rsidP="006B53BB">
      <w:pPr>
        <w:pStyle w:val="NoSpacing"/>
      </w:pPr>
      <w:r>
        <w:t xml:space="preserve">ED18 &lt;- </w:t>
      </w:r>
      <w:proofErr w:type="gramStart"/>
      <w:r>
        <w:t>merge(</w:t>
      </w:r>
      <w:proofErr w:type="gramEnd"/>
      <w:r>
        <w:t xml:space="preserve">VAM18, MGN18[, c("MPIO_CDPMP", "FID")], by = "MPIO_CDPMP", </w:t>
      </w:r>
      <w:proofErr w:type="spellStart"/>
      <w:r>
        <w:t>all.x</w:t>
      </w:r>
      <w:proofErr w:type="spellEnd"/>
      <w:r>
        <w:t xml:space="preserve"> = TRUE)</w:t>
      </w:r>
    </w:p>
    <w:p w14:paraId="2E760157" w14:textId="77777777" w:rsidR="006B53BB" w:rsidRDefault="006B53BB" w:rsidP="006B53BB">
      <w:pPr>
        <w:pStyle w:val="NoSpacing"/>
      </w:pPr>
      <w:r>
        <w:t>ED18 &lt;- ED18 %&gt;%</w:t>
      </w:r>
    </w:p>
    <w:p w14:paraId="001E37FB" w14:textId="77777777" w:rsidR="006B53BB" w:rsidRDefault="006B53BB" w:rsidP="006B53BB">
      <w:pPr>
        <w:pStyle w:val="NoSpacing"/>
      </w:pPr>
      <w:r>
        <w:t xml:space="preserve">  </w:t>
      </w:r>
      <w:proofErr w:type="gramStart"/>
      <w:r>
        <w:t>rename(</w:t>
      </w:r>
      <w:proofErr w:type="gramEnd"/>
      <w:r>
        <w:t>FID_2t3 = FID)</w:t>
      </w:r>
    </w:p>
    <w:p w14:paraId="225655B4" w14:textId="77777777" w:rsidR="006B53BB" w:rsidRDefault="006B53BB" w:rsidP="006B53BB">
      <w:pPr>
        <w:pStyle w:val="NoSpacing"/>
      </w:pPr>
    </w:p>
    <w:p w14:paraId="652292BC" w14:textId="77777777" w:rsidR="006B53BB" w:rsidRDefault="006B53BB" w:rsidP="006B53BB">
      <w:pPr>
        <w:pStyle w:val="NoSpacing"/>
      </w:pPr>
      <w:r>
        <w:t xml:space="preserve"># </w:t>
      </w:r>
      <w:proofErr w:type="gramStart"/>
      <w:r>
        <w:t>department</w:t>
      </w:r>
      <w:proofErr w:type="gramEnd"/>
      <w:r>
        <w:t>-level data for "PBI per capita"</w:t>
      </w:r>
    </w:p>
    <w:p w14:paraId="7A64354C" w14:textId="77777777" w:rsidR="006B53BB" w:rsidRDefault="006B53BB" w:rsidP="006B53BB">
      <w:pPr>
        <w:pStyle w:val="NoSpacing"/>
      </w:pPr>
      <w:r>
        <w:t xml:space="preserve">PBID &lt;- </w:t>
      </w:r>
      <w:proofErr w:type="spellStart"/>
      <w:r>
        <w:t>read_</w:t>
      </w:r>
      <w:proofErr w:type="gramStart"/>
      <w:r>
        <w:t>excel</w:t>
      </w:r>
      <w:proofErr w:type="spellEnd"/>
      <w:r>
        <w:t>(</w:t>
      </w:r>
      <w:proofErr w:type="gramEnd"/>
      <w:r>
        <w:t>"G:/Shared drives/snvdem/snvdem24/data/geospatial/2018pmq/2-3_EconDevt/anex-PIBDep-RetropolacionDepartamento-2022pr.xlsx", sheet = "</w:t>
      </w:r>
      <w:proofErr w:type="spellStart"/>
      <w:r>
        <w:t>Cuadro</w:t>
      </w:r>
      <w:proofErr w:type="spellEnd"/>
      <w:r>
        <w:t xml:space="preserve"> 1", range = "A10:AS36")</w:t>
      </w:r>
    </w:p>
    <w:p w14:paraId="715DA03D" w14:textId="77777777" w:rsidR="006B53BB" w:rsidRPr="006B53BB" w:rsidRDefault="006B53BB" w:rsidP="006B53BB">
      <w:pPr>
        <w:pStyle w:val="NoSpacing"/>
        <w:rPr>
          <w:lang w:val="es-CO"/>
          <w:rPrChange w:id="215" w:author="Michael Coppedge" w:date="2024-04-01T18:04:00Z">
            <w:rPr/>
          </w:rPrChange>
        </w:rPr>
      </w:pPr>
      <w:r w:rsidRPr="006B53BB">
        <w:rPr>
          <w:lang w:val="es-CO"/>
          <w:rPrChange w:id="216" w:author="Michael Coppedge" w:date="2024-04-01T18:04:00Z">
            <w:rPr/>
          </w:rPrChange>
        </w:rPr>
        <w:t>PBID &lt;- PBID %&gt;%</w:t>
      </w:r>
    </w:p>
    <w:p w14:paraId="2FD93946" w14:textId="77777777" w:rsidR="006B53BB" w:rsidRPr="006B53BB" w:rsidRDefault="006B53BB" w:rsidP="006B53BB">
      <w:pPr>
        <w:pStyle w:val="NoSpacing"/>
        <w:rPr>
          <w:lang w:val="es-CO"/>
          <w:rPrChange w:id="217" w:author="Michael Coppedge" w:date="2024-04-01T18:04:00Z">
            <w:rPr/>
          </w:rPrChange>
        </w:rPr>
      </w:pPr>
      <w:r w:rsidRPr="006B53BB">
        <w:rPr>
          <w:lang w:val="es-CO"/>
          <w:rPrChange w:id="218" w:author="Michael Coppedge" w:date="2024-04-01T18:04:00Z">
            <w:rPr/>
          </w:rPrChange>
        </w:rPr>
        <w:t xml:space="preserve">  </w:t>
      </w:r>
      <w:proofErr w:type="spellStart"/>
      <w:proofErr w:type="gramStart"/>
      <w:r w:rsidRPr="006B53BB">
        <w:rPr>
          <w:lang w:val="es-CO"/>
          <w:rPrChange w:id="219" w:author="Michael Coppedge" w:date="2024-04-01T18:04:00Z">
            <w:rPr/>
          </w:rPrChange>
        </w:rPr>
        <w:t>rename</w:t>
      </w:r>
      <w:proofErr w:type="spellEnd"/>
      <w:r w:rsidRPr="006B53BB">
        <w:rPr>
          <w:lang w:val="es-CO"/>
          <w:rPrChange w:id="220" w:author="Michael Coppedge" w:date="2024-04-01T18:04:00Z">
            <w:rPr/>
          </w:rPrChange>
        </w:rPr>
        <w:t>(</w:t>
      </w:r>
      <w:proofErr w:type="gramEnd"/>
      <w:r w:rsidRPr="006B53BB">
        <w:rPr>
          <w:lang w:val="es-CO"/>
          <w:rPrChange w:id="221" w:author="Michael Coppedge" w:date="2024-04-01T18:04:00Z">
            <w:rPr/>
          </w:rPrChange>
        </w:rPr>
        <w:t>DPTO_CCDGO = `Código Departamento (DIVIPOLA)`) %&gt;%</w:t>
      </w:r>
    </w:p>
    <w:p w14:paraId="3B7708AC" w14:textId="77777777" w:rsidR="006B53BB" w:rsidRDefault="006B53BB" w:rsidP="006B53BB">
      <w:pPr>
        <w:pStyle w:val="NoSpacing"/>
      </w:pPr>
      <w:r w:rsidRPr="006B53BB">
        <w:rPr>
          <w:lang w:val="es-CO"/>
          <w:rPrChange w:id="222" w:author="Michael Coppedge" w:date="2024-04-01T18:04:00Z">
            <w:rPr/>
          </w:rPrChange>
        </w:rPr>
        <w:t xml:space="preserve">  </w:t>
      </w:r>
      <w:proofErr w:type="gramStart"/>
      <w:r>
        <w:t>select(</w:t>
      </w:r>
      <w:proofErr w:type="gramEnd"/>
      <w:r>
        <w:t xml:space="preserve">DPTO_CCDGO, `2018`) %&gt;% #keep only 2018 data </w:t>
      </w:r>
    </w:p>
    <w:p w14:paraId="60948AF2" w14:textId="77777777" w:rsidR="006B53BB" w:rsidRDefault="006B53BB" w:rsidP="006B53BB">
      <w:pPr>
        <w:pStyle w:val="NoSpacing"/>
      </w:pPr>
      <w:r>
        <w:t xml:space="preserve">  </w:t>
      </w:r>
      <w:proofErr w:type="gramStart"/>
      <w:r>
        <w:t>rename(</w:t>
      </w:r>
      <w:proofErr w:type="gramEnd"/>
      <w:r>
        <w:t>PBID18_2t3 = `2018`)</w:t>
      </w:r>
    </w:p>
    <w:p w14:paraId="3DA3454C" w14:textId="77777777" w:rsidR="006B53BB" w:rsidRDefault="006B53BB" w:rsidP="006B53BB">
      <w:pPr>
        <w:pStyle w:val="NoSpacing"/>
      </w:pPr>
    </w:p>
    <w:p w14:paraId="3BA65737" w14:textId="77777777" w:rsidR="006B53BB" w:rsidRDefault="006B53BB" w:rsidP="006B53BB">
      <w:pPr>
        <w:pStyle w:val="NoSpacing"/>
      </w:pPr>
      <w:r>
        <w:t xml:space="preserve">ED18 &lt;- </w:t>
      </w:r>
      <w:proofErr w:type="gramStart"/>
      <w:r>
        <w:t>merge(</w:t>
      </w:r>
      <w:proofErr w:type="gramEnd"/>
      <w:r>
        <w:t xml:space="preserve">ED18, PBID, by = "DPTO_CCDGO", </w:t>
      </w:r>
      <w:proofErr w:type="spellStart"/>
      <w:r>
        <w:t>all.x</w:t>
      </w:r>
      <w:proofErr w:type="spellEnd"/>
      <w:r>
        <w:t xml:space="preserve"> = TRUE)</w:t>
      </w:r>
    </w:p>
    <w:p w14:paraId="776CB451" w14:textId="77777777" w:rsidR="006B53BB" w:rsidRDefault="006B53BB" w:rsidP="006B53BB">
      <w:pPr>
        <w:pStyle w:val="NoSpacing"/>
      </w:pPr>
    </w:p>
    <w:p w14:paraId="204E7160" w14:textId="77777777" w:rsidR="006B53BB" w:rsidRDefault="006B53BB" w:rsidP="006B53BB">
      <w:pPr>
        <w:pStyle w:val="NoSpacing"/>
      </w:pPr>
      <w:r>
        <w:t>```</w:t>
      </w:r>
    </w:p>
    <w:p w14:paraId="7C6043B7" w14:textId="77777777" w:rsidR="006B53BB" w:rsidRDefault="006B53BB" w:rsidP="006B53BB">
      <w:pPr>
        <w:pStyle w:val="NoSpacing"/>
      </w:pPr>
    </w:p>
    <w:p w14:paraId="1412CD80" w14:textId="77777777" w:rsidR="006B53BB" w:rsidRDefault="006B53BB" w:rsidP="006B53BB">
      <w:pPr>
        <w:pStyle w:val="NoSpacing"/>
      </w:pPr>
      <w:r>
        <w:t>After creating the data frames for economic development at municipal and</w:t>
      </w:r>
    </w:p>
    <w:p w14:paraId="30627175" w14:textId="77777777" w:rsidR="006B53BB" w:rsidRDefault="006B53BB" w:rsidP="006B53BB">
      <w:pPr>
        <w:pStyle w:val="NoSpacing"/>
      </w:pPr>
      <w:r>
        <w:t>departmental levels, we interact each of these measures with the V-Dem</w:t>
      </w:r>
    </w:p>
    <w:p w14:paraId="4BA753B2" w14:textId="77777777" w:rsidR="006B53BB" w:rsidRDefault="006B53BB" w:rsidP="006B53BB">
      <w:pPr>
        <w:pStyle w:val="NoSpacing"/>
      </w:pPr>
      <w:r>
        <w:t xml:space="preserve">responses, as we did with rurality. Because data for both measures are continuous but not proportional, we must create </w:t>
      </w:r>
      <w:proofErr w:type="spellStart"/>
      <w:r>
        <w:t>create</w:t>
      </w:r>
      <w:proofErr w:type="spellEnd"/>
      <w:r>
        <w:t xml:space="preserve"> new variables capturing the proportional weight for each department and municipality. </w:t>
      </w:r>
    </w:p>
    <w:p w14:paraId="6D42A45C" w14:textId="77777777" w:rsidR="006B53BB" w:rsidRDefault="006B53BB" w:rsidP="006B53BB">
      <w:pPr>
        <w:pStyle w:val="NoSpacing"/>
      </w:pPr>
    </w:p>
    <w:p w14:paraId="30A84F50" w14:textId="77777777" w:rsidR="006B53BB" w:rsidRDefault="006B53BB" w:rsidP="006B53BB">
      <w:pPr>
        <w:pStyle w:val="NoSpacing"/>
      </w:pPr>
    </w:p>
    <w:p w14:paraId="43F78D80" w14:textId="77777777" w:rsidR="006B53BB" w:rsidRDefault="006B53BB" w:rsidP="006B53BB">
      <w:pPr>
        <w:pStyle w:val="NoSpacing"/>
      </w:pPr>
    </w:p>
    <w:p w14:paraId="0AFC2E63" w14:textId="77777777" w:rsidR="006B53BB" w:rsidRDefault="006B53BB" w:rsidP="006B53BB">
      <w:pPr>
        <w:pStyle w:val="NoSpacing"/>
      </w:pPr>
      <w:r>
        <w:t>``</w:t>
      </w:r>
      <w:proofErr w:type="gramStart"/>
      <w:r>
        <w:t>`{</w:t>
      </w:r>
      <w:proofErr w:type="gramEnd"/>
      <w:r>
        <w:t>r, V18_2-3_vdem, include=FALSE, echo=FALSE}</w:t>
      </w:r>
    </w:p>
    <w:p w14:paraId="078C3900" w14:textId="77777777" w:rsidR="006B53BB" w:rsidRDefault="006B53BB" w:rsidP="006B53BB">
      <w:pPr>
        <w:pStyle w:val="NoSpacing"/>
      </w:pPr>
      <w:r>
        <w:t>#</w:t>
      </w:r>
      <w:proofErr w:type="gramStart"/>
      <w:r>
        <w:t>municipal</w:t>
      </w:r>
      <w:proofErr w:type="gramEnd"/>
      <w:r>
        <w:t xml:space="preserve"> estimates: </w:t>
      </w:r>
    </w:p>
    <w:p w14:paraId="29736ED9" w14:textId="77777777" w:rsidR="006B53BB" w:rsidRDefault="006B53BB" w:rsidP="006B53BB">
      <w:pPr>
        <w:pStyle w:val="NoSpacing"/>
      </w:pPr>
      <w:r>
        <w:t># Option #1: interact V-Dem with ...</w:t>
      </w:r>
    </w:p>
    <w:p w14:paraId="4C703700" w14:textId="77777777" w:rsidR="006B53BB" w:rsidRDefault="006B53BB" w:rsidP="006B53BB">
      <w:pPr>
        <w:pStyle w:val="NoSpacing"/>
      </w:pPr>
    </w:p>
    <w:p w14:paraId="07FACF5F" w14:textId="77777777" w:rsidR="006B53BB" w:rsidRDefault="006B53BB" w:rsidP="006B53BB">
      <w:pPr>
        <w:pStyle w:val="NoSpacing"/>
      </w:pPr>
    </w:p>
    <w:p w14:paraId="3BF23738" w14:textId="77777777" w:rsidR="006B53BB" w:rsidRDefault="006B53BB" w:rsidP="006B53BB">
      <w:pPr>
        <w:pStyle w:val="NoSpacing"/>
      </w:pPr>
      <w:r>
        <w:lastRenderedPageBreak/>
        <w:t>ED18 &lt;- ED18 %&gt;%</w:t>
      </w:r>
    </w:p>
    <w:p w14:paraId="563D32AA" w14:textId="77777777" w:rsidR="006B53BB" w:rsidRDefault="006B53BB" w:rsidP="006B53BB">
      <w:pPr>
        <w:pStyle w:val="NoSpacing"/>
      </w:pPr>
      <w:r>
        <w:t xml:space="preserve">  </w:t>
      </w:r>
      <w:proofErr w:type="gramStart"/>
      <w:r>
        <w:t>mutate(</w:t>
      </w:r>
      <w:proofErr w:type="spellStart"/>
      <w:proofErr w:type="gramEnd"/>
      <w:r>
        <w:t>logPBID</w:t>
      </w:r>
      <w:proofErr w:type="spellEnd"/>
      <w:r>
        <w:t xml:space="preserve"> = log(PBID18_2t3)) %&gt;%</w:t>
      </w:r>
    </w:p>
    <w:p w14:paraId="04CD7D00" w14:textId="77777777" w:rsidR="006B53BB" w:rsidRDefault="006B53BB" w:rsidP="006B53BB">
      <w:pPr>
        <w:pStyle w:val="NoSpacing"/>
      </w:pPr>
      <w:r>
        <w:t xml:space="preserve">  </w:t>
      </w:r>
      <w:proofErr w:type="gramStart"/>
      <w:r>
        <w:t>mutate(</w:t>
      </w:r>
      <w:proofErr w:type="spellStart"/>
      <w:proofErr w:type="gramEnd"/>
      <w:r>
        <w:t>logVAM</w:t>
      </w:r>
      <w:proofErr w:type="spellEnd"/>
      <w:r>
        <w:t xml:space="preserve"> = log(VAM18_2t3))</w:t>
      </w:r>
    </w:p>
    <w:p w14:paraId="5A41294A" w14:textId="77777777" w:rsidR="006B53BB" w:rsidRDefault="006B53BB" w:rsidP="006B53BB">
      <w:pPr>
        <w:pStyle w:val="NoSpacing"/>
      </w:pPr>
    </w:p>
    <w:p w14:paraId="10D9CFE1" w14:textId="77777777" w:rsidR="006B53BB" w:rsidRDefault="006B53BB" w:rsidP="006B53BB">
      <w:pPr>
        <w:pStyle w:val="NoSpacing"/>
      </w:pPr>
      <w:r>
        <w:t>ED18 &lt;- ED18 %&gt;%</w:t>
      </w:r>
    </w:p>
    <w:p w14:paraId="0F08B5F8" w14:textId="77777777" w:rsidR="006B53BB" w:rsidRDefault="006B53BB" w:rsidP="006B53BB">
      <w:pPr>
        <w:pStyle w:val="NoSpacing"/>
      </w:pPr>
      <w:r>
        <w:t xml:space="preserve">  </w:t>
      </w:r>
      <w:proofErr w:type="gramStart"/>
      <w:r>
        <w:t>mutate(</w:t>
      </w:r>
      <w:proofErr w:type="spellStart"/>
      <w:proofErr w:type="gramEnd"/>
      <w:r>
        <w:t>lPBIDp</w:t>
      </w:r>
      <w:proofErr w:type="spellEnd"/>
      <w:r>
        <w:t xml:space="preserve"> = </w:t>
      </w:r>
      <w:proofErr w:type="spellStart"/>
      <w:r>
        <w:t>logPBID</w:t>
      </w:r>
      <w:proofErr w:type="spellEnd"/>
      <w:r>
        <w:t xml:space="preserve"> / (sum(unique(</w:t>
      </w:r>
      <w:proofErr w:type="spellStart"/>
      <w:r>
        <w:t>na.omit</w:t>
      </w:r>
      <w:proofErr w:type="spellEnd"/>
      <w:r>
        <w:t>(ED18$logPBID))))) %&gt;%</w:t>
      </w:r>
    </w:p>
    <w:p w14:paraId="5C39ACA8" w14:textId="77777777" w:rsidR="006B53BB" w:rsidRDefault="006B53BB" w:rsidP="006B53BB">
      <w:pPr>
        <w:pStyle w:val="NoSpacing"/>
      </w:pPr>
      <w:r>
        <w:t xml:space="preserve">  </w:t>
      </w:r>
      <w:proofErr w:type="gramStart"/>
      <w:r>
        <w:t>mutate(</w:t>
      </w:r>
      <w:proofErr w:type="spellStart"/>
      <w:proofErr w:type="gramEnd"/>
      <w:r>
        <w:t>lVAMp</w:t>
      </w:r>
      <w:proofErr w:type="spellEnd"/>
      <w:r>
        <w:t xml:space="preserve"> = </w:t>
      </w:r>
      <w:proofErr w:type="spellStart"/>
      <w:r>
        <w:t>logVAM</w:t>
      </w:r>
      <w:proofErr w:type="spellEnd"/>
      <w:r>
        <w:t xml:space="preserve"> / (sum(unique(</w:t>
      </w:r>
      <w:proofErr w:type="spellStart"/>
      <w:r>
        <w:t>na.omit</w:t>
      </w:r>
      <w:proofErr w:type="spellEnd"/>
      <w:r>
        <w:t>(ED18$logVAM)))))</w:t>
      </w:r>
    </w:p>
    <w:p w14:paraId="2BA18066" w14:textId="77777777" w:rsidR="006B53BB" w:rsidRDefault="006B53BB" w:rsidP="006B53BB">
      <w:pPr>
        <w:pStyle w:val="NoSpacing"/>
      </w:pPr>
      <w:r>
        <w:t xml:space="preserve">ED18$CDF_2t3d &lt;- </w:t>
      </w:r>
      <w:proofErr w:type="spellStart"/>
      <w:proofErr w:type="gramStart"/>
      <w:r>
        <w:t>pnorm</w:t>
      </w:r>
      <w:proofErr w:type="spellEnd"/>
      <w:r>
        <w:t>(</w:t>
      </w:r>
      <w:proofErr w:type="gramEnd"/>
      <w:r>
        <w:t>ED18$lPBIDp) # department-level</w:t>
      </w:r>
    </w:p>
    <w:p w14:paraId="6DC79AF3" w14:textId="77777777" w:rsidR="006B53BB" w:rsidRDefault="006B53BB" w:rsidP="006B53BB">
      <w:pPr>
        <w:pStyle w:val="NoSpacing"/>
      </w:pPr>
      <w:r>
        <w:t xml:space="preserve">ED18$CDF_2t3m &lt;- </w:t>
      </w:r>
      <w:proofErr w:type="spellStart"/>
      <w:proofErr w:type="gramStart"/>
      <w:r>
        <w:t>pnorm</w:t>
      </w:r>
      <w:proofErr w:type="spellEnd"/>
      <w:r>
        <w:t>(</w:t>
      </w:r>
      <w:proofErr w:type="gramEnd"/>
      <w:r>
        <w:t>ED18$VAMp) # municipal-level</w:t>
      </w:r>
    </w:p>
    <w:p w14:paraId="1D904A93" w14:textId="77777777" w:rsidR="006B53BB" w:rsidRDefault="006B53BB" w:rsidP="006B53BB">
      <w:pPr>
        <w:pStyle w:val="NoSpacing"/>
      </w:pPr>
    </w:p>
    <w:p w14:paraId="4389AB44" w14:textId="77777777" w:rsidR="006B53BB" w:rsidRDefault="006B53BB" w:rsidP="006B53BB">
      <w:pPr>
        <w:pStyle w:val="NoSpacing"/>
      </w:pPr>
      <w:r>
        <w:t># Department-level data</w:t>
      </w:r>
    </w:p>
    <w:p w14:paraId="137C1C95" w14:textId="77777777" w:rsidR="006B53BB" w:rsidRDefault="006B53BB" w:rsidP="006B53BB">
      <w:pPr>
        <w:pStyle w:val="NoSpacing"/>
      </w:pPr>
      <w:r>
        <w:t># 2: proportion who selected less economically developed</w:t>
      </w:r>
    </w:p>
    <w:p w14:paraId="1B61418B" w14:textId="77777777" w:rsidR="006B53BB" w:rsidRDefault="006B53BB" w:rsidP="006B53BB">
      <w:pPr>
        <w:pStyle w:val="NoSpacing"/>
      </w:pPr>
      <w:r>
        <w:t xml:space="preserve">ED18 &lt;- ED18 %&gt;% </w:t>
      </w:r>
    </w:p>
    <w:p w14:paraId="7D1C3AEC" w14:textId="77777777" w:rsidR="006B53BB" w:rsidRDefault="006B53BB" w:rsidP="006B53BB">
      <w:pPr>
        <w:pStyle w:val="NoSpacing"/>
      </w:pPr>
      <w:r>
        <w:t xml:space="preserve">  </w:t>
      </w:r>
      <w:proofErr w:type="gramStart"/>
      <w:r>
        <w:t>mutate(</w:t>
      </w:r>
      <w:proofErr w:type="gramEnd"/>
      <w:r>
        <w:t>el_c2 = CDF_2t3d*v13_col_sn_2018$v2elsnlfc_2) %&gt;%</w:t>
      </w:r>
    </w:p>
    <w:p w14:paraId="3F0D703D" w14:textId="77777777" w:rsidR="006B53BB" w:rsidRDefault="006B53BB" w:rsidP="006B53BB">
      <w:pPr>
        <w:pStyle w:val="NoSpacing"/>
      </w:pPr>
      <w:r>
        <w:t xml:space="preserve">  </w:t>
      </w:r>
      <w:proofErr w:type="gramStart"/>
      <w:r>
        <w:t>mutate(</w:t>
      </w:r>
      <w:proofErr w:type="gramEnd"/>
      <w:r>
        <w:t>em_c2 = CDF_2t3d*v13_col_sn_2018$v2elsnmrfc_2) %&gt;%</w:t>
      </w:r>
    </w:p>
    <w:p w14:paraId="01979B6C" w14:textId="77777777" w:rsidR="006B53BB" w:rsidRDefault="006B53BB" w:rsidP="006B53BB">
      <w:pPr>
        <w:pStyle w:val="NoSpacing"/>
      </w:pPr>
      <w:r>
        <w:t xml:space="preserve">  </w:t>
      </w:r>
      <w:proofErr w:type="gramStart"/>
      <w:r>
        <w:t>mutate(</w:t>
      </w:r>
      <w:proofErr w:type="gramEnd"/>
      <w:r>
        <w:t>cs_c2 = CDF_2t3d*v13_col_sn_2018$v2clrgstch_2) %&gt;%</w:t>
      </w:r>
    </w:p>
    <w:p w14:paraId="303227BF" w14:textId="77777777" w:rsidR="006B53BB" w:rsidRDefault="006B53BB" w:rsidP="006B53BB">
      <w:pPr>
        <w:pStyle w:val="NoSpacing"/>
      </w:pPr>
      <w:r>
        <w:t xml:space="preserve">  </w:t>
      </w:r>
      <w:proofErr w:type="gramStart"/>
      <w:r>
        <w:t>mutate(</w:t>
      </w:r>
      <w:proofErr w:type="gramEnd"/>
      <w:r>
        <w:t>cw_c2 = CDF_2t3d*v13_col_sn_2018$v2clrgwkch_2)</w:t>
      </w:r>
    </w:p>
    <w:p w14:paraId="0F2B95FE" w14:textId="77777777" w:rsidR="006B53BB" w:rsidRDefault="006B53BB" w:rsidP="006B53BB">
      <w:pPr>
        <w:pStyle w:val="NoSpacing"/>
      </w:pPr>
      <w:r>
        <w:t># 3: proportion who selected more economically developed</w:t>
      </w:r>
    </w:p>
    <w:p w14:paraId="1625FAD2" w14:textId="77777777" w:rsidR="006B53BB" w:rsidRDefault="006B53BB" w:rsidP="006B53BB">
      <w:pPr>
        <w:pStyle w:val="NoSpacing"/>
      </w:pPr>
      <w:r>
        <w:t xml:space="preserve">ED18 &lt;- ED18 %&gt;% </w:t>
      </w:r>
    </w:p>
    <w:p w14:paraId="4A13F556" w14:textId="77777777" w:rsidR="006B53BB" w:rsidRDefault="006B53BB" w:rsidP="006B53BB">
      <w:pPr>
        <w:pStyle w:val="NoSpacing"/>
      </w:pPr>
      <w:r>
        <w:t xml:space="preserve">  </w:t>
      </w:r>
      <w:proofErr w:type="gramStart"/>
      <w:r>
        <w:t>mutate(</w:t>
      </w:r>
      <w:proofErr w:type="gramEnd"/>
      <w:r>
        <w:t>el_c3 = CDF_2t3d*v13_col_sn_2018$v2elsnlfc_2) %&gt;%</w:t>
      </w:r>
    </w:p>
    <w:p w14:paraId="7AB7B86C" w14:textId="77777777" w:rsidR="006B53BB" w:rsidRDefault="006B53BB" w:rsidP="006B53BB">
      <w:pPr>
        <w:pStyle w:val="NoSpacing"/>
      </w:pPr>
      <w:r>
        <w:t xml:space="preserve">  </w:t>
      </w:r>
      <w:proofErr w:type="gramStart"/>
      <w:r>
        <w:t>mutate(</w:t>
      </w:r>
      <w:proofErr w:type="gramEnd"/>
      <w:r>
        <w:t>em_c3 = CDF_2t3d*v13_col_sn_2018$v2elsnmrfc_2) %&gt;%</w:t>
      </w:r>
    </w:p>
    <w:p w14:paraId="752AF706" w14:textId="77777777" w:rsidR="006B53BB" w:rsidRDefault="006B53BB" w:rsidP="006B53BB">
      <w:pPr>
        <w:pStyle w:val="NoSpacing"/>
      </w:pPr>
      <w:r>
        <w:t xml:space="preserve">  </w:t>
      </w:r>
      <w:proofErr w:type="gramStart"/>
      <w:r>
        <w:t>mutate(</w:t>
      </w:r>
      <w:proofErr w:type="gramEnd"/>
      <w:r>
        <w:t>cs_c3 = CDF_2t3d*v13_col_sn_2018$v2clrgstch_2) %&gt;%</w:t>
      </w:r>
    </w:p>
    <w:p w14:paraId="0C53A1AF" w14:textId="77777777" w:rsidR="006B53BB" w:rsidRDefault="006B53BB" w:rsidP="006B53BB">
      <w:pPr>
        <w:pStyle w:val="NoSpacing"/>
      </w:pPr>
      <w:r>
        <w:t xml:space="preserve">  </w:t>
      </w:r>
      <w:proofErr w:type="gramStart"/>
      <w:r>
        <w:t>mutate(</w:t>
      </w:r>
      <w:proofErr w:type="gramEnd"/>
      <w:r>
        <w:t>cw_c3 = CDF_2t3d*v13_col_sn_2018$v2clrgwkch_2)</w:t>
      </w:r>
    </w:p>
    <w:p w14:paraId="7F6E7DD4" w14:textId="77777777" w:rsidR="006B53BB" w:rsidRDefault="006B53BB" w:rsidP="006B53BB">
      <w:pPr>
        <w:pStyle w:val="NoSpacing"/>
      </w:pPr>
    </w:p>
    <w:p w14:paraId="4CDE2441" w14:textId="77777777" w:rsidR="006B53BB" w:rsidRDefault="006B53BB" w:rsidP="006B53BB">
      <w:pPr>
        <w:pStyle w:val="NoSpacing"/>
      </w:pPr>
      <w:r>
        <w:t>```</w:t>
      </w:r>
    </w:p>
    <w:p w14:paraId="01219D5F" w14:textId="77777777" w:rsidR="006B53BB" w:rsidRDefault="006B53BB" w:rsidP="006B53BB">
      <w:pPr>
        <w:pStyle w:val="NoSpacing"/>
      </w:pPr>
    </w:p>
    <w:p w14:paraId="019EEB21" w14:textId="77777777" w:rsidR="006B53BB" w:rsidRDefault="006B53BB" w:rsidP="006B53BB">
      <w:pPr>
        <w:pStyle w:val="NoSpacing"/>
      </w:pPr>
      <w:r>
        <w:t>``</w:t>
      </w:r>
      <w:proofErr w:type="gramStart"/>
      <w:r>
        <w:t>`{</w:t>
      </w:r>
      <w:proofErr w:type="gramEnd"/>
      <w:r>
        <w:t>r, V18_2-3_export, include=FALSE, echo=FALSE}</w:t>
      </w:r>
    </w:p>
    <w:p w14:paraId="48AF0B82" w14:textId="77777777" w:rsidR="006B53BB" w:rsidRDefault="006B53BB" w:rsidP="006B53BB">
      <w:pPr>
        <w:pStyle w:val="NoSpacing"/>
      </w:pPr>
      <w:r>
        <w:t># For sf (R), merge this data to shapefile</w:t>
      </w:r>
    </w:p>
    <w:p w14:paraId="7E595A3E" w14:textId="77777777" w:rsidR="006B53BB" w:rsidRDefault="006B53BB" w:rsidP="006B53BB">
      <w:pPr>
        <w:pStyle w:val="NoSpacing"/>
      </w:pPr>
      <w:r>
        <w:t xml:space="preserve"># </w:t>
      </w:r>
      <w:proofErr w:type="gramStart"/>
      <w:r>
        <w:t>but</w:t>
      </w:r>
      <w:proofErr w:type="gramEnd"/>
      <w:r>
        <w:t xml:space="preserve"> first drop the DPTO variable</w:t>
      </w:r>
    </w:p>
    <w:p w14:paraId="44E7F036" w14:textId="77777777" w:rsidR="006B53BB" w:rsidRDefault="006B53BB" w:rsidP="006B53BB">
      <w:pPr>
        <w:pStyle w:val="NoSpacing"/>
      </w:pPr>
      <w:r>
        <w:t xml:space="preserve">ED18_2t3 &lt;- </w:t>
      </w:r>
      <w:proofErr w:type="gramStart"/>
      <w:r>
        <w:t>subset(</w:t>
      </w:r>
      <w:proofErr w:type="gramEnd"/>
      <w:r>
        <w:t>ED18, select = -DPTO_CCDGO)</w:t>
      </w:r>
    </w:p>
    <w:p w14:paraId="10F732D8" w14:textId="77777777" w:rsidR="006B53BB" w:rsidRDefault="006B53BB" w:rsidP="006B53BB">
      <w:pPr>
        <w:pStyle w:val="NoSpacing"/>
      </w:pPr>
      <w:r>
        <w:t xml:space="preserve">col &lt;- </w:t>
      </w:r>
      <w:proofErr w:type="gramStart"/>
      <w:r>
        <w:t>merge(</w:t>
      </w:r>
      <w:proofErr w:type="gramEnd"/>
      <w:r>
        <w:t xml:space="preserve">col, ED18_2t3, by = "MPIO_CDPMP", </w:t>
      </w:r>
      <w:proofErr w:type="spellStart"/>
      <w:r>
        <w:t>all.x</w:t>
      </w:r>
      <w:proofErr w:type="spellEnd"/>
      <w:r>
        <w:t xml:space="preserve"> = TRUE)</w:t>
      </w:r>
    </w:p>
    <w:p w14:paraId="7666392B" w14:textId="77777777" w:rsidR="006B53BB" w:rsidRDefault="006B53BB" w:rsidP="006B53BB">
      <w:pPr>
        <w:pStyle w:val="NoSpacing"/>
      </w:pPr>
    </w:p>
    <w:p w14:paraId="4AAC295F" w14:textId="77777777" w:rsidR="006B53BB" w:rsidRDefault="006B53BB" w:rsidP="006B53BB">
      <w:pPr>
        <w:pStyle w:val="NoSpacing"/>
      </w:pPr>
      <w:r>
        <w:t># For ArcMap, export V-Dem merged data to a .csv file that will be joined to map</w:t>
      </w:r>
    </w:p>
    <w:p w14:paraId="49BBFA00" w14:textId="77777777" w:rsidR="006B53BB" w:rsidRDefault="006B53BB" w:rsidP="006B53BB">
      <w:pPr>
        <w:pStyle w:val="NoSpacing"/>
      </w:pPr>
      <w:proofErr w:type="gramStart"/>
      <w:r>
        <w:t>write.csv(</w:t>
      </w:r>
      <w:proofErr w:type="gramEnd"/>
      <w:r>
        <w:t xml:space="preserve">ED18_2t3, file = "G:/Shared drives/snvdem/snvdem24/data/geospatial/2018pmq/2-3_EconDevt/ED18_2-3.csv", </w:t>
      </w:r>
      <w:proofErr w:type="spellStart"/>
      <w:r>
        <w:t>row.names</w:t>
      </w:r>
      <w:proofErr w:type="spellEnd"/>
      <w:r>
        <w:t xml:space="preserve"> = FALSE)</w:t>
      </w:r>
    </w:p>
    <w:p w14:paraId="4B72BFB2" w14:textId="77777777" w:rsidR="006B53BB" w:rsidRDefault="006B53BB" w:rsidP="006B53BB">
      <w:pPr>
        <w:pStyle w:val="NoSpacing"/>
      </w:pPr>
    </w:p>
    <w:p w14:paraId="0C30E682" w14:textId="77777777" w:rsidR="006B53BB" w:rsidRDefault="006B53BB" w:rsidP="006B53BB">
      <w:pPr>
        <w:pStyle w:val="NoSpacing"/>
      </w:pPr>
      <w:r>
        <w:t>#</w:t>
      </w:r>
      <w:proofErr w:type="gramStart"/>
      <w:r>
        <w:t>clean</w:t>
      </w:r>
      <w:proofErr w:type="gramEnd"/>
      <w:r>
        <w:t xml:space="preserve"> things up for next variable</w:t>
      </w:r>
    </w:p>
    <w:p w14:paraId="4B07D0B5" w14:textId="77777777" w:rsidR="006B53BB" w:rsidRDefault="006B53BB" w:rsidP="006B53BB">
      <w:pPr>
        <w:pStyle w:val="NoSpacing"/>
      </w:pPr>
      <w:r>
        <w:t xml:space="preserve">df2rm = </w:t>
      </w:r>
      <w:proofErr w:type="gramStart"/>
      <w:r>
        <w:t>c(</w:t>
      </w:r>
      <w:proofErr w:type="gramEnd"/>
      <w:r>
        <w:t>"ED18", "ED18_2t3", "PBID", "VAM18", "df2rm")</w:t>
      </w:r>
    </w:p>
    <w:p w14:paraId="05DE9489" w14:textId="77777777" w:rsidR="006B53BB" w:rsidRDefault="006B53BB" w:rsidP="006B53BB">
      <w:pPr>
        <w:pStyle w:val="NoSpacing"/>
      </w:pPr>
      <w:proofErr w:type="gramStart"/>
      <w:r>
        <w:t>rm(</w:t>
      </w:r>
      <w:proofErr w:type="gramEnd"/>
      <w:r>
        <w:t>list = df2rm)</w:t>
      </w:r>
    </w:p>
    <w:p w14:paraId="46F50B02" w14:textId="77777777" w:rsidR="006B53BB" w:rsidRDefault="006B53BB" w:rsidP="006B53BB">
      <w:pPr>
        <w:pStyle w:val="NoSpacing"/>
      </w:pPr>
      <w:r>
        <w:t>```</w:t>
      </w:r>
    </w:p>
    <w:p w14:paraId="41B43141" w14:textId="77777777" w:rsidR="006B53BB" w:rsidRDefault="006B53BB" w:rsidP="006B53BB">
      <w:pPr>
        <w:pStyle w:val="NoSpacing"/>
      </w:pPr>
    </w:p>
    <w:p w14:paraId="38D2692C" w14:textId="77777777" w:rsidR="006B53BB" w:rsidRDefault="006B53BB" w:rsidP="006B53BB">
      <w:pPr>
        <w:pStyle w:val="NoSpacing"/>
      </w:pPr>
      <w:r>
        <w:t>## 4-5: Inside or outside of capital city</w:t>
      </w:r>
    </w:p>
    <w:p w14:paraId="7B199FA9" w14:textId="77777777" w:rsidR="006B53BB" w:rsidRDefault="006B53BB" w:rsidP="006B53BB">
      <w:pPr>
        <w:pStyle w:val="NoSpacing"/>
      </w:pPr>
    </w:p>
    <w:p w14:paraId="210F1F11" w14:textId="77777777" w:rsidR="006B53BB" w:rsidRDefault="006B53BB" w:rsidP="006B53BB">
      <w:pPr>
        <w:pStyle w:val="NoSpacing"/>
      </w:pPr>
      <w:r>
        <w:t>The survey asks about elections and civil liberties "Inside / Outside</w:t>
      </w:r>
    </w:p>
    <w:p w14:paraId="5C278EA3" w14:textId="77777777" w:rsidR="006B53BB" w:rsidRDefault="006B53BB" w:rsidP="006B53BB">
      <w:pPr>
        <w:pStyle w:val="NoSpacing"/>
      </w:pPr>
      <w:r>
        <w:t>the capital city". In the context of V-Dem this likely refers to the</w:t>
      </w:r>
    </w:p>
    <w:p w14:paraId="7497FDA5" w14:textId="77777777" w:rsidR="006B53BB" w:rsidRDefault="006B53BB" w:rsidP="006B53BB">
      <w:pPr>
        <w:pStyle w:val="NoSpacing"/>
      </w:pPr>
      <w:r>
        <w:t>national capital (Bogota), but it could also refer to municipal</w:t>
      </w:r>
    </w:p>
    <w:p w14:paraId="05EA9B81" w14:textId="77777777" w:rsidR="006B53BB" w:rsidRDefault="006B53BB" w:rsidP="006B53BB">
      <w:pPr>
        <w:pStyle w:val="NoSpacing"/>
      </w:pPr>
      <w:r>
        <w:t>districts that are also department capitals. CEDE contains 2 variables</w:t>
      </w:r>
    </w:p>
    <w:p w14:paraId="145C6162" w14:textId="77777777" w:rsidR="006B53BB" w:rsidRDefault="006B53BB" w:rsidP="006B53BB">
      <w:pPr>
        <w:pStyle w:val="NoSpacing"/>
      </w:pPr>
      <w:r>
        <w:t>of interest for systematization of this concept: distance from Bogota</w:t>
      </w:r>
    </w:p>
    <w:p w14:paraId="3710A4F3" w14:textId="77777777" w:rsidR="006B53BB" w:rsidRDefault="006B53BB" w:rsidP="006B53BB">
      <w:pPr>
        <w:pStyle w:val="NoSpacing"/>
      </w:pPr>
      <w:r>
        <w:lastRenderedPageBreak/>
        <w:t>and distance from department capital. Even though we can assume</w:t>
      </w:r>
    </w:p>
    <w:p w14:paraId="1494C889" w14:textId="77777777" w:rsidR="006B53BB" w:rsidRDefault="006B53BB" w:rsidP="006B53BB">
      <w:pPr>
        <w:pStyle w:val="NoSpacing"/>
      </w:pPr>
      <w:r>
        <w:t xml:space="preserve">respondents were considering the national capital, </w:t>
      </w:r>
      <w:proofErr w:type="gramStart"/>
      <w:r>
        <w:t>We</w:t>
      </w:r>
      <w:proofErr w:type="gramEnd"/>
      <w:r>
        <w:t xml:space="preserve"> will keep both in</w:t>
      </w:r>
    </w:p>
    <w:p w14:paraId="2ADDE379" w14:textId="77777777" w:rsidR="006B53BB" w:rsidRDefault="006B53BB" w:rsidP="006B53BB">
      <w:pPr>
        <w:pStyle w:val="NoSpacing"/>
      </w:pPr>
      <w:r>
        <w:t>case we consider the alternative interpretation. Note: It may be</w:t>
      </w:r>
    </w:p>
    <w:p w14:paraId="1D6C592C" w14:textId="77777777" w:rsidR="006B53BB" w:rsidRDefault="006B53BB" w:rsidP="006B53BB">
      <w:pPr>
        <w:pStyle w:val="NoSpacing"/>
      </w:pPr>
      <w:r>
        <w:t xml:space="preserve">possible to calculate this variable in </w:t>
      </w:r>
      <w:proofErr w:type="spellStart"/>
      <w:r>
        <w:t>ArcMaps</w:t>
      </w:r>
      <w:proofErr w:type="spellEnd"/>
      <w:r>
        <w:t xml:space="preserve"> using the field</w:t>
      </w:r>
    </w:p>
    <w:p w14:paraId="60A5BA02" w14:textId="77777777" w:rsidR="006B53BB" w:rsidRDefault="006B53BB" w:rsidP="006B53BB">
      <w:pPr>
        <w:pStyle w:val="NoSpacing"/>
      </w:pPr>
      <w:r>
        <w:t>calculator, but this requires advanced techniques.</w:t>
      </w:r>
    </w:p>
    <w:p w14:paraId="50DDD470" w14:textId="77777777" w:rsidR="006B53BB" w:rsidRDefault="006B53BB" w:rsidP="006B53BB">
      <w:pPr>
        <w:pStyle w:val="NoSpacing"/>
      </w:pPr>
    </w:p>
    <w:p w14:paraId="692BB43C" w14:textId="77777777" w:rsidR="006B53BB" w:rsidRDefault="006B53BB" w:rsidP="006B53BB">
      <w:pPr>
        <w:pStyle w:val="NoSpacing"/>
      </w:pPr>
      <w:r>
        <w:t>``</w:t>
      </w:r>
      <w:proofErr w:type="gramStart"/>
      <w:r>
        <w:t>`{</w:t>
      </w:r>
      <w:proofErr w:type="gramEnd"/>
      <w:r>
        <w:t>r, V18_4-5_read, include=FALSE, echo=FALSE}</w:t>
      </w:r>
    </w:p>
    <w:p w14:paraId="4CAE630C" w14:textId="77777777" w:rsidR="006B53BB" w:rsidRDefault="006B53BB" w:rsidP="006B53BB">
      <w:pPr>
        <w:pStyle w:val="NoSpacing"/>
      </w:pPr>
      <w:r>
        <w:t xml:space="preserve"># </w:t>
      </w:r>
      <w:proofErr w:type="gramStart"/>
      <w:r>
        <w:t>municipal</w:t>
      </w:r>
      <w:proofErr w:type="gramEnd"/>
      <w:r>
        <w:t>-level data for distance to capital city</w:t>
      </w:r>
    </w:p>
    <w:p w14:paraId="591AA9DC" w14:textId="77777777" w:rsidR="006B53BB" w:rsidRDefault="006B53BB" w:rsidP="006B53BB">
      <w:pPr>
        <w:pStyle w:val="NoSpacing"/>
      </w:pPr>
      <w:r>
        <w:t xml:space="preserve">CEDE18 &lt;- </w:t>
      </w:r>
      <w:proofErr w:type="spellStart"/>
      <w:r>
        <w:t>read_</w:t>
      </w:r>
      <w:proofErr w:type="gramStart"/>
      <w:r>
        <w:t>excel</w:t>
      </w:r>
      <w:proofErr w:type="spellEnd"/>
      <w:r>
        <w:t>(</w:t>
      </w:r>
      <w:proofErr w:type="gramEnd"/>
      <w:r>
        <w:t>"G:/Shared drives/snvdem/snvdem24/data/geospatial/2018pmq/4-5_DisCapital/PANEL_CARACTERISTICAS_GENERALES(2021).xlsx")</w:t>
      </w:r>
    </w:p>
    <w:p w14:paraId="6EF34957" w14:textId="77777777" w:rsidR="006B53BB" w:rsidRDefault="006B53BB" w:rsidP="006B53BB">
      <w:pPr>
        <w:pStyle w:val="NoSpacing"/>
      </w:pPr>
      <w:proofErr w:type="spellStart"/>
      <w:proofErr w:type="gramStart"/>
      <w:r>
        <w:t>colnames</w:t>
      </w:r>
      <w:proofErr w:type="spellEnd"/>
      <w:r>
        <w:t>(</w:t>
      </w:r>
      <w:proofErr w:type="gramEnd"/>
      <w:r>
        <w:t>CEDE18)[3] = "MPIO_CDPMP"</w:t>
      </w:r>
    </w:p>
    <w:p w14:paraId="06518871" w14:textId="77777777" w:rsidR="006B53BB" w:rsidRDefault="006B53BB" w:rsidP="006B53BB">
      <w:pPr>
        <w:pStyle w:val="NoSpacing"/>
      </w:pPr>
      <w:proofErr w:type="spellStart"/>
      <w:proofErr w:type="gramStart"/>
      <w:r>
        <w:t>colnames</w:t>
      </w:r>
      <w:proofErr w:type="spellEnd"/>
      <w:r>
        <w:t>(</w:t>
      </w:r>
      <w:proofErr w:type="gramEnd"/>
      <w:r>
        <w:t>CEDE18)[7] = "Year"</w:t>
      </w:r>
    </w:p>
    <w:p w14:paraId="00EC1805" w14:textId="77777777" w:rsidR="006B53BB" w:rsidRDefault="006B53BB" w:rsidP="006B53BB">
      <w:pPr>
        <w:pStyle w:val="NoSpacing"/>
      </w:pPr>
      <w:r>
        <w:t>CEDE18 &lt;- CEDE18 %&gt;%</w:t>
      </w:r>
    </w:p>
    <w:p w14:paraId="7C62176F" w14:textId="77777777" w:rsidR="006B53BB" w:rsidRDefault="006B53BB" w:rsidP="006B53BB">
      <w:pPr>
        <w:pStyle w:val="NoSpacing"/>
      </w:pPr>
      <w:r>
        <w:t xml:space="preserve">  </w:t>
      </w:r>
      <w:proofErr w:type="gramStart"/>
      <w:r>
        <w:t>filter(</w:t>
      </w:r>
      <w:proofErr w:type="gramEnd"/>
      <w:r>
        <w:t>Year == 2018)</w:t>
      </w:r>
    </w:p>
    <w:p w14:paraId="5A29F030" w14:textId="77777777" w:rsidR="006B53BB" w:rsidRDefault="006B53BB" w:rsidP="006B53BB">
      <w:pPr>
        <w:pStyle w:val="NoSpacing"/>
      </w:pPr>
      <w:r>
        <w:t xml:space="preserve"># </w:t>
      </w:r>
      <w:proofErr w:type="gramStart"/>
      <w:r>
        <w:t>this</w:t>
      </w:r>
      <w:proofErr w:type="gramEnd"/>
      <w:r>
        <w:t xml:space="preserve"> data set also contains important descriptive information (department, province, rurality index) that we will hang onto</w:t>
      </w:r>
    </w:p>
    <w:p w14:paraId="15F0585A" w14:textId="77777777" w:rsidR="006B53BB" w:rsidRPr="006B53BB" w:rsidRDefault="006B53BB" w:rsidP="006B53BB">
      <w:pPr>
        <w:pStyle w:val="NoSpacing"/>
        <w:rPr>
          <w:lang w:val="es-CO"/>
          <w:rPrChange w:id="223" w:author="Michael Coppedge" w:date="2024-04-01T18:04:00Z">
            <w:rPr/>
          </w:rPrChange>
        </w:rPr>
      </w:pPr>
      <w:r w:rsidRPr="006B53BB">
        <w:rPr>
          <w:lang w:val="es-CO"/>
          <w:rPrChange w:id="224" w:author="Michael Coppedge" w:date="2024-04-01T18:04:00Z">
            <w:rPr/>
          </w:rPrChange>
        </w:rPr>
        <w:t>CEDE18 &lt;- CEDE18[</w:t>
      </w:r>
      <w:proofErr w:type="gramStart"/>
      <w:r w:rsidRPr="006B53BB">
        <w:rPr>
          <w:lang w:val="es-CO"/>
          <w:rPrChange w:id="225" w:author="Michael Coppedge" w:date="2024-04-01T18:04:00Z">
            <w:rPr/>
          </w:rPrChange>
        </w:rPr>
        <w:t>c(</w:t>
      </w:r>
      <w:proofErr w:type="gramEnd"/>
      <w:r w:rsidRPr="006B53BB">
        <w:rPr>
          <w:lang w:val="es-CO"/>
          <w:rPrChange w:id="226" w:author="Michael Coppedge" w:date="2024-04-01T18:04:00Z">
            <w:rPr/>
          </w:rPrChange>
        </w:rPr>
        <w:t>"MPIO_CDPMP", "</w:t>
      </w:r>
      <w:proofErr w:type="spellStart"/>
      <w:r w:rsidRPr="006B53BB">
        <w:rPr>
          <w:lang w:val="es-CO"/>
          <w:rPrChange w:id="227" w:author="Michael Coppedge" w:date="2024-04-01T18:04:00Z">
            <w:rPr/>
          </w:rPrChange>
        </w:rPr>
        <w:t>discapital</w:t>
      </w:r>
      <w:proofErr w:type="spellEnd"/>
      <w:r w:rsidRPr="006B53BB">
        <w:rPr>
          <w:lang w:val="es-CO"/>
          <w:rPrChange w:id="228" w:author="Michael Coppedge" w:date="2024-04-01T18:04:00Z">
            <w:rPr/>
          </w:rPrChange>
        </w:rPr>
        <w:t>", "</w:t>
      </w:r>
      <w:proofErr w:type="spellStart"/>
      <w:r w:rsidRPr="006B53BB">
        <w:rPr>
          <w:lang w:val="es-CO"/>
          <w:rPrChange w:id="229" w:author="Michael Coppedge" w:date="2024-04-01T18:04:00Z">
            <w:rPr/>
          </w:rPrChange>
        </w:rPr>
        <w:t>disbogota</w:t>
      </w:r>
      <w:proofErr w:type="spellEnd"/>
      <w:r w:rsidRPr="006B53BB">
        <w:rPr>
          <w:lang w:val="es-CO"/>
          <w:rPrChange w:id="230" w:author="Michael Coppedge" w:date="2024-04-01T18:04:00Z">
            <w:rPr/>
          </w:rPrChange>
        </w:rPr>
        <w:t>")]</w:t>
      </w:r>
    </w:p>
    <w:p w14:paraId="407A3249" w14:textId="77777777" w:rsidR="006B53BB" w:rsidRPr="006B53BB" w:rsidRDefault="006B53BB" w:rsidP="006B53BB">
      <w:pPr>
        <w:pStyle w:val="NoSpacing"/>
        <w:rPr>
          <w:lang w:val="es-CO"/>
          <w:rPrChange w:id="231" w:author="Michael Coppedge" w:date="2024-04-01T18:04:00Z">
            <w:rPr/>
          </w:rPrChange>
        </w:rPr>
      </w:pPr>
    </w:p>
    <w:p w14:paraId="2AE80033" w14:textId="77777777" w:rsidR="006B53BB" w:rsidRDefault="006B53BB" w:rsidP="006B53BB">
      <w:pPr>
        <w:pStyle w:val="NoSpacing"/>
      </w:pPr>
      <w:r>
        <w:t># Because the import creates a numeric field for DANE code, we must convert this numeric variable to character and then assure each observation has the corresponding 5 digits</w:t>
      </w:r>
    </w:p>
    <w:p w14:paraId="215C6AAA" w14:textId="77777777" w:rsidR="006B53BB" w:rsidRPr="006B53BB" w:rsidRDefault="006B53BB" w:rsidP="006B53BB">
      <w:pPr>
        <w:pStyle w:val="NoSpacing"/>
        <w:rPr>
          <w:lang w:val="es-CO"/>
          <w:rPrChange w:id="232" w:author="Michael Coppedge" w:date="2024-04-01T18:04:00Z">
            <w:rPr/>
          </w:rPrChange>
        </w:rPr>
      </w:pPr>
      <w:r w:rsidRPr="006B53BB">
        <w:rPr>
          <w:lang w:val="es-CO"/>
          <w:rPrChange w:id="233" w:author="Michael Coppedge" w:date="2024-04-01T18:04:00Z">
            <w:rPr/>
          </w:rPrChange>
        </w:rPr>
        <w:t xml:space="preserve">CEDE18$MPIO_CDPMP &lt;- </w:t>
      </w:r>
      <w:proofErr w:type="spellStart"/>
      <w:proofErr w:type="gramStart"/>
      <w:r w:rsidRPr="006B53BB">
        <w:rPr>
          <w:lang w:val="es-CO"/>
          <w:rPrChange w:id="234" w:author="Michael Coppedge" w:date="2024-04-01T18:04:00Z">
            <w:rPr/>
          </w:rPrChange>
        </w:rPr>
        <w:t>as.character</w:t>
      </w:r>
      <w:proofErr w:type="spellEnd"/>
      <w:proofErr w:type="gramEnd"/>
      <w:r w:rsidRPr="006B53BB">
        <w:rPr>
          <w:lang w:val="es-CO"/>
          <w:rPrChange w:id="235" w:author="Michael Coppedge" w:date="2024-04-01T18:04:00Z">
            <w:rPr/>
          </w:rPrChange>
        </w:rPr>
        <w:t>(CEDE18$MPIO_CDPMP)</w:t>
      </w:r>
    </w:p>
    <w:p w14:paraId="7174AFD5" w14:textId="77777777" w:rsidR="006B53BB" w:rsidRDefault="006B53BB" w:rsidP="006B53BB">
      <w:pPr>
        <w:pStyle w:val="NoSpacing"/>
      </w:pPr>
      <w:r>
        <w:t># Add a 0 before values with 4 digits only</w:t>
      </w:r>
    </w:p>
    <w:p w14:paraId="248A6170" w14:textId="77777777" w:rsidR="006B53BB" w:rsidRPr="006B53BB" w:rsidRDefault="006B53BB" w:rsidP="006B53BB">
      <w:pPr>
        <w:pStyle w:val="NoSpacing"/>
        <w:rPr>
          <w:lang w:val="es-CO"/>
          <w:rPrChange w:id="236" w:author="Michael Coppedge" w:date="2024-04-01T18:04:00Z">
            <w:rPr/>
          </w:rPrChange>
        </w:rPr>
      </w:pPr>
      <w:r w:rsidRPr="006B53BB">
        <w:rPr>
          <w:lang w:val="es-CO"/>
          <w:rPrChange w:id="237" w:author="Michael Coppedge" w:date="2024-04-01T18:04:00Z">
            <w:rPr/>
          </w:rPrChange>
        </w:rPr>
        <w:t xml:space="preserve">CEDE18$MPIO_CDPMP &lt;- </w:t>
      </w:r>
      <w:proofErr w:type="spellStart"/>
      <w:r w:rsidRPr="006B53BB">
        <w:rPr>
          <w:lang w:val="es-CO"/>
          <w:rPrChange w:id="238" w:author="Michael Coppedge" w:date="2024-04-01T18:04:00Z">
            <w:rPr/>
          </w:rPrChange>
        </w:rPr>
        <w:t>ifelse</w:t>
      </w:r>
      <w:proofErr w:type="spellEnd"/>
      <w:r w:rsidRPr="006B53BB">
        <w:rPr>
          <w:lang w:val="es-CO"/>
          <w:rPrChange w:id="239" w:author="Michael Coppedge" w:date="2024-04-01T18:04:00Z">
            <w:rPr/>
          </w:rPrChange>
        </w:rPr>
        <w:t>(</w:t>
      </w:r>
      <w:proofErr w:type="spellStart"/>
      <w:proofErr w:type="gramStart"/>
      <w:r w:rsidRPr="006B53BB">
        <w:rPr>
          <w:lang w:val="es-CO"/>
          <w:rPrChange w:id="240" w:author="Michael Coppedge" w:date="2024-04-01T18:04:00Z">
            <w:rPr/>
          </w:rPrChange>
        </w:rPr>
        <w:t>nchar</w:t>
      </w:r>
      <w:proofErr w:type="spellEnd"/>
      <w:r w:rsidRPr="006B53BB">
        <w:rPr>
          <w:lang w:val="es-CO"/>
          <w:rPrChange w:id="241" w:author="Michael Coppedge" w:date="2024-04-01T18:04:00Z">
            <w:rPr/>
          </w:rPrChange>
        </w:rPr>
        <w:t>(</w:t>
      </w:r>
      <w:proofErr w:type="gramEnd"/>
      <w:r w:rsidRPr="006B53BB">
        <w:rPr>
          <w:lang w:val="es-CO"/>
          <w:rPrChange w:id="242" w:author="Michael Coppedge" w:date="2024-04-01T18:04:00Z">
            <w:rPr/>
          </w:rPrChange>
        </w:rPr>
        <w:t>CEDE18$MPIO_CDPMP) == 4, paste0("0", CEDE18$MPIO_CDPMP), CEDE18$MPIO_CDPMP)</w:t>
      </w:r>
    </w:p>
    <w:p w14:paraId="6BC8BE42" w14:textId="77777777" w:rsidR="006B53BB" w:rsidRPr="006B53BB" w:rsidRDefault="006B53BB" w:rsidP="006B53BB">
      <w:pPr>
        <w:pStyle w:val="NoSpacing"/>
        <w:rPr>
          <w:lang w:val="es-CO"/>
          <w:rPrChange w:id="243" w:author="Michael Coppedge" w:date="2024-04-01T18:04:00Z">
            <w:rPr/>
          </w:rPrChange>
        </w:rPr>
      </w:pPr>
    </w:p>
    <w:p w14:paraId="0F37C924" w14:textId="77777777" w:rsidR="006B53BB" w:rsidRDefault="006B53BB" w:rsidP="006B53BB">
      <w:pPr>
        <w:pStyle w:val="NoSpacing"/>
      </w:pPr>
      <w:r>
        <w:t>```</w:t>
      </w:r>
    </w:p>
    <w:p w14:paraId="6A2C1190" w14:textId="77777777" w:rsidR="006B53BB" w:rsidRDefault="006B53BB" w:rsidP="006B53BB">
      <w:pPr>
        <w:pStyle w:val="NoSpacing"/>
      </w:pPr>
    </w:p>
    <w:p w14:paraId="37AAB6F3" w14:textId="77777777" w:rsidR="006B53BB" w:rsidRDefault="006B53BB" w:rsidP="006B53BB">
      <w:pPr>
        <w:pStyle w:val="NoSpacing"/>
      </w:pPr>
      <w:r>
        <w:t>Although the survey asks two questions, technically these responses can</w:t>
      </w:r>
    </w:p>
    <w:p w14:paraId="2B3968DD" w14:textId="77777777" w:rsidR="006B53BB" w:rsidRDefault="006B53BB" w:rsidP="006B53BB">
      <w:pPr>
        <w:pStyle w:val="NoSpacing"/>
      </w:pPr>
      <w:r>
        <w:t>be grouped into one dichotomous variable. We will therefore create one</w:t>
      </w:r>
    </w:p>
    <w:p w14:paraId="54789EEE" w14:textId="77777777" w:rsidR="006B53BB" w:rsidRDefault="006B53BB" w:rsidP="006B53BB">
      <w:pPr>
        <w:pStyle w:val="NoSpacing"/>
      </w:pPr>
      <w:r>
        <w:t>variable for each survey pair of survey questions that assign</w:t>
      </w:r>
    </w:p>
    <w:p w14:paraId="3275F697" w14:textId="77777777" w:rsidR="006B53BB" w:rsidRDefault="006B53BB" w:rsidP="006B53BB">
      <w:pPr>
        <w:pStyle w:val="NoSpacing"/>
      </w:pPr>
      <w:r>
        <w:t>dichotomous values (0=capital, \&gt;0=non-capital). Nonetheless, we can</w:t>
      </w:r>
    </w:p>
    <w:p w14:paraId="7281C86F" w14:textId="77777777" w:rsidR="006B53BB" w:rsidRDefault="006B53BB" w:rsidP="006B53BB">
      <w:pPr>
        <w:pStyle w:val="NoSpacing"/>
      </w:pPr>
      <w:r>
        <w:t>also consider the relevance of proximity following a continuous scale.</w:t>
      </w:r>
    </w:p>
    <w:p w14:paraId="77F33266" w14:textId="77777777" w:rsidR="006B53BB" w:rsidRDefault="006B53BB" w:rsidP="006B53BB">
      <w:pPr>
        <w:pStyle w:val="NoSpacing"/>
      </w:pPr>
      <w:r>
        <w:t>We therefore calculate this scale for the national capital distance</w:t>
      </w:r>
    </w:p>
    <w:p w14:paraId="47E1586F" w14:textId="77777777" w:rsidR="006B53BB" w:rsidRDefault="006B53BB" w:rsidP="006B53BB">
      <w:pPr>
        <w:pStyle w:val="NoSpacing"/>
      </w:pPr>
      <w:r>
        <w:t>using the range.</w:t>
      </w:r>
    </w:p>
    <w:p w14:paraId="2B0A6B06" w14:textId="77777777" w:rsidR="006B53BB" w:rsidRDefault="006B53BB" w:rsidP="006B53BB">
      <w:pPr>
        <w:pStyle w:val="NoSpacing"/>
      </w:pPr>
    </w:p>
    <w:p w14:paraId="49B890B5" w14:textId="77777777" w:rsidR="006B53BB" w:rsidRDefault="006B53BB" w:rsidP="006B53BB">
      <w:pPr>
        <w:pStyle w:val="NoSpacing"/>
      </w:pPr>
      <w:r>
        <w:t>``</w:t>
      </w:r>
      <w:proofErr w:type="gramStart"/>
      <w:r>
        <w:t>`{</w:t>
      </w:r>
      <w:proofErr w:type="gramEnd"/>
      <w:r>
        <w:t>r, V18_4-5_vdem-dicho, include=FALSE, echo=FALSE}</w:t>
      </w:r>
    </w:p>
    <w:p w14:paraId="48944D30" w14:textId="77777777" w:rsidR="006B53BB" w:rsidRDefault="006B53BB" w:rsidP="006B53BB">
      <w:pPr>
        <w:pStyle w:val="NoSpacing"/>
      </w:pPr>
      <w:r>
        <w:t># National capital:</w:t>
      </w:r>
    </w:p>
    <w:p w14:paraId="7C6217AE" w14:textId="77777777" w:rsidR="006B53BB" w:rsidRDefault="006B53BB" w:rsidP="006B53BB">
      <w:pPr>
        <w:pStyle w:val="NoSpacing"/>
      </w:pPr>
      <w:r>
        <w:t># "less free and fair subnational elections"</w:t>
      </w:r>
    </w:p>
    <w:p w14:paraId="5A3367F8" w14:textId="77777777" w:rsidR="006B53BB" w:rsidRDefault="006B53BB" w:rsidP="006B53BB">
      <w:pPr>
        <w:pStyle w:val="NoSpacing"/>
      </w:pPr>
      <w:r>
        <w:t xml:space="preserve">CEDE18 &lt;- CEDE18 %&gt;% </w:t>
      </w:r>
    </w:p>
    <w:p w14:paraId="01287561" w14:textId="77777777" w:rsidR="006B53BB" w:rsidRDefault="006B53BB" w:rsidP="006B53BB">
      <w:pPr>
        <w:pStyle w:val="NoSpacing"/>
      </w:pPr>
      <w:r>
        <w:t xml:space="preserve">  </w:t>
      </w:r>
      <w:proofErr w:type="gramStart"/>
      <w:r>
        <w:t>mutate(</w:t>
      </w:r>
      <w:proofErr w:type="gramEnd"/>
      <w:r>
        <w:t xml:space="preserve">el_4t5n = </w:t>
      </w:r>
      <w:proofErr w:type="spellStart"/>
      <w:r>
        <w:t>case_when</w:t>
      </w:r>
      <w:proofErr w:type="spellEnd"/>
      <w:r>
        <w:t>(</w:t>
      </w:r>
    </w:p>
    <w:p w14:paraId="082BCD61" w14:textId="77777777" w:rsidR="006B53BB" w:rsidRPr="006B53BB" w:rsidRDefault="006B53BB" w:rsidP="006B53BB">
      <w:pPr>
        <w:pStyle w:val="NoSpacing"/>
        <w:rPr>
          <w:lang w:val="es-CO"/>
          <w:rPrChange w:id="244" w:author="Michael Coppedge" w:date="2024-04-01T18:04:00Z">
            <w:rPr/>
          </w:rPrChange>
        </w:rPr>
      </w:pPr>
      <w:r>
        <w:t xml:space="preserve">    </w:t>
      </w:r>
      <w:proofErr w:type="spellStart"/>
      <w:r w:rsidRPr="006B53BB">
        <w:rPr>
          <w:lang w:val="es-CO"/>
          <w:rPrChange w:id="245" w:author="Michael Coppedge" w:date="2024-04-01T18:04:00Z">
            <w:rPr/>
          </w:rPrChange>
        </w:rPr>
        <w:t>disbogota</w:t>
      </w:r>
      <w:proofErr w:type="spellEnd"/>
      <w:r w:rsidRPr="006B53BB">
        <w:rPr>
          <w:lang w:val="es-CO"/>
          <w:rPrChange w:id="246" w:author="Michael Coppedge" w:date="2024-04-01T18:04:00Z">
            <w:rPr/>
          </w:rPrChange>
        </w:rPr>
        <w:t xml:space="preserve"> == 0 ~ v13_col_sn_2018$v2elsnlfc_4,  </w:t>
      </w:r>
    </w:p>
    <w:p w14:paraId="1372AC21" w14:textId="77777777" w:rsidR="006B53BB" w:rsidRPr="006B53BB" w:rsidRDefault="006B53BB" w:rsidP="006B53BB">
      <w:pPr>
        <w:pStyle w:val="NoSpacing"/>
        <w:rPr>
          <w:lang w:val="es-CO"/>
          <w:rPrChange w:id="247" w:author="Michael Coppedge" w:date="2024-04-01T18:04:00Z">
            <w:rPr/>
          </w:rPrChange>
        </w:rPr>
      </w:pPr>
      <w:r w:rsidRPr="006B53BB">
        <w:rPr>
          <w:lang w:val="es-CO"/>
          <w:rPrChange w:id="248" w:author="Michael Coppedge" w:date="2024-04-01T18:04:00Z">
            <w:rPr/>
          </w:rPrChange>
        </w:rPr>
        <w:t xml:space="preserve">    </w:t>
      </w:r>
      <w:proofErr w:type="spellStart"/>
      <w:r w:rsidRPr="006B53BB">
        <w:rPr>
          <w:lang w:val="es-CO"/>
          <w:rPrChange w:id="249" w:author="Michael Coppedge" w:date="2024-04-01T18:04:00Z">
            <w:rPr/>
          </w:rPrChange>
        </w:rPr>
        <w:t>disbogota</w:t>
      </w:r>
      <w:proofErr w:type="spellEnd"/>
      <w:r w:rsidRPr="006B53BB">
        <w:rPr>
          <w:lang w:val="es-CO"/>
          <w:rPrChange w:id="250" w:author="Michael Coppedge" w:date="2024-04-01T18:04:00Z">
            <w:rPr/>
          </w:rPrChange>
        </w:rPr>
        <w:t xml:space="preserve"> &gt; 0 ~ v13_col_sn_2018$v2elsnlfc_5,</w:t>
      </w:r>
    </w:p>
    <w:p w14:paraId="31421B35" w14:textId="77777777" w:rsidR="006B53BB" w:rsidRDefault="006B53BB" w:rsidP="006B53BB">
      <w:pPr>
        <w:pStyle w:val="NoSpacing"/>
      </w:pPr>
      <w:r w:rsidRPr="006B53BB">
        <w:rPr>
          <w:lang w:val="es-CO"/>
          <w:rPrChange w:id="251" w:author="Michael Coppedge" w:date="2024-04-01T18:04:00Z">
            <w:rPr/>
          </w:rPrChange>
        </w:rPr>
        <w:t xml:space="preserve">    </w:t>
      </w:r>
      <w:r>
        <w:t xml:space="preserve">TRUE ~ </w:t>
      </w:r>
      <w:proofErr w:type="spellStart"/>
      <w:r>
        <w:t>NA_real</w:t>
      </w:r>
      <w:proofErr w:type="spellEnd"/>
      <w:r>
        <w:t>_</w:t>
      </w:r>
    </w:p>
    <w:p w14:paraId="501A9EB3" w14:textId="77777777" w:rsidR="006B53BB" w:rsidRDefault="006B53BB" w:rsidP="006B53BB">
      <w:pPr>
        <w:pStyle w:val="NoSpacing"/>
      </w:pPr>
      <w:r>
        <w:t>))</w:t>
      </w:r>
    </w:p>
    <w:p w14:paraId="28472470" w14:textId="77777777" w:rsidR="006B53BB" w:rsidRDefault="006B53BB" w:rsidP="006B53BB">
      <w:pPr>
        <w:pStyle w:val="NoSpacing"/>
      </w:pPr>
      <w:r>
        <w:t># "more free and fair subnational elections"</w:t>
      </w:r>
    </w:p>
    <w:p w14:paraId="4C4DB1F5" w14:textId="77777777" w:rsidR="006B53BB" w:rsidRDefault="006B53BB" w:rsidP="006B53BB">
      <w:pPr>
        <w:pStyle w:val="NoSpacing"/>
      </w:pPr>
      <w:r>
        <w:t xml:space="preserve">CEDE18 &lt;- CEDE18 %&gt;% </w:t>
      </w:r>
    </w:p>
    <w:p w14:paraId="5BB0D29A" w14:textId="77777777" w:rsidR="006B53BB" w:rsidRDefault="006B53BB" w:rsidP="006B53BB">
      <w:pPr>
        <w:pStyle w:val="NoSpacing"/>
      </w:pPr>
      <w:r>
        <w:t xml:space="preserve">  </w:t>
      </w:r>
      <w:proofErr w:type="gramStart"/>
      <w:r>
        <w:t>mutate(</w:t>
      </w:r>
      <w:proofErr w:type="gramEnd"/>
      <w:r>
        <w:t xml:space="preserve">em_4t5n = </w:t>
      </w:r>
      <w:proofErr w:type="spellStart"/>
      <w:r>
        <w:t>case_when</w:t>
      </w:r>
      <w:proofErr w:type="spellEnd"/>
      <w:r>
        <w:t>(</w:t>
      </w:r>
    </w:p>
    <w:p w14:paraId="298C4C8B" w14:textId="77777777" w:rsidR="006B53BB" w:rsidRDefault="006B53BB" w:rsidP="006B53BB">
      <w:pPr>
        <w:pStyle w:val="NoSpacing"/>
      </w:pPr>
      <w:r>
        <w:t xml:space="preserve">    </w:t>
      </w:r>
      <w:proofErr w:type="spellStart"/>
      <w:r>
        <w:t>disbogota</w:t>
      </w:r>
      <w:proofErr w:type="spellEnd"/>
      <w:r>
        <w:t xml:space="preserve"> == 0 ~ v13_col_sn_2018$v2elsnmrfc_4,</w:t>
      </w:r>
    </w:p>
    <w:p w14:paraId="066127DF" w14:textId="77777777" w:rsidR="006B53BB" w:rsidRDefault="006B53BB" w:rsidP="006B53BB">
      <w:pPr>
        <w:pStyle w:val="NoSpacing"/>
      </w:pPr>
      <w:r>
        <w:lastRenderedPageBreak/>
        <w:t xml:space="preserve">    </w:t>
      </w:r>
      <w:proofErr w:type="spellStart"/>
      <w:r>
        <w:t>disbogota</w:t>
      </w:r>
      <w:proofErr w:type="spellEnd"/>
      <w:r>
        <w:t xml:space="preserve"> &gt; 0 ~ v13_col_sn_2018$v2elsnmrfc_5,</w:t>
      </w:r>
    </w:p>
    <w:p w14:paraId="58435267" w14:textId="77777777" w:rsidR="006B53BB" w:rsidRDefault="006B53BB" w:rsidP="006B53BB">
      <w:pPr>
        <w:pStyle w:val="NoSpacing"/>
      </w:pPr>
      <w:r>
        <w:t xml:space="preserve">    TRUE ~ </w:t>
      </w:r>
      <w:proofErr w:type="spellStart"/>
      <w:r>
        <w:t>NA_real</w:t>
      </w:r>
      <w:proofErr w:type="spellEnd"/>
      <w:r>
        <w:t xml:space="preserve">_ </w:t>
      </w:r>
    </w:p>
    <w:p w14:paraId="29BD22B2" w14:textId="77777777" w:rsidR="006B53BB" w:rsidRDefault="006B53BB" w:rsidP="006B53BB">
      <w:pPr>
        <w:pStyle w:val="NoSpacing"/>
      </w:pPr>
      <w:r>
        <w:t>))</w:t>
      </w:r>
    </w:p>
    <w:p w14:paraId="57E8C202" w14:textId="77777777" w:rsidR="006B53BB" w:rsidRDefault="006B53BB" w:rsidP="006B53BB">
      <w:pPr>
        <w:pStyle w:val="NoSpacing"/>
      </w:pPr>
      <w:r>
        <w:t># "stronger civil liberties"</w:t>
      </w:r>
    </w:p>
    <w:p w14:paraId="17679B2C" w14:textId="77777777" w:rsidR="006B53BB" w:rsidRDefault="006B53BB" w:rsidP="006B53BB">
      <w:pPr>
        <w:pStyle w:val="NoSpacing"/>
      </w:pPr>
      <w:r>
        <w:t xml:space="preserve">CEDE18 &lt;- CEDE18 %&gt;% </w:t>
      </w:r>
    </w:p>
    <w:p w14:paraId="7CB8B5A8" w14:textId="77777777" w:rsidR="006B53BB" w:rsidRDefault="006B53BB" w:rsidP="006B53BB">
      <w:pPr>
        <w:pStyle w:val="NoSpacing"/>
      </w:pPr>
      <w:r>
        <w:t xml:space="preserve">  </w:t>
      </w:r>
      <w:proofErr w:type="gramStart"/>
      <w:r>
        <w:t>mutate(</w:t>
      </w:r>
      <w:proofErr w:type="gramEnd"/>
      <w:r>
        <w:t xml:space="preserve">cs_4t5n = </w:t>
      </w:r>
      <w:proofErr w:type="spellStart"/>
      <w:r>
        <w:t>case_when</w:t>
      </w:r>
      <w:proofErr w:type="spellEnd"/>
      <w:r>
        <w:t>(</w:t>
      </w:r>
    </w:p>
    <w:p w14:paraId="551DE398" w14:textId="77777777" w:rsidR="006B53BB" w:rsidRDefault="006B53BB" w:rsidP="006B53BB">
      <w:pPr>
        <w:pStyle w:val="NoSpacing"/>
      </w:pPr>
      <w:r>
        <w:t xml:space="preserve">    </w:t>
      </w:r>
      <w:proofErr w:type="spellStart"/>
      <w:r>
        <w:t>disbogota</w:t>
      </w:r>
      <w:proofErr w:type="spellEnd"/>
      <w:r>
        <w:t xml:space="preserve"> == 0 ~ v13_col_sn_2018$v2clrgstch_4, </w:t>
      </w:r>
    </w:p>
    <w:p w14:paraId="76B117E8" w14:textId="77777777" w:rsidR="006B53BB" w:rsidRDefault="006B53BB" w:rsidP="006B53BB">
      <w:pPr>
        <w:pStyle w:val="NoSpacing"/>
      </w:pPr>
      <w:r>
        <w:t xml:space="preserve">    </w:t>
      </w:r>
      <w:proofErr w:type="spellStart"/>
      <w:r>
        <w:t>disbogota</w:t>
      </w:r>
      <w:proofErr w:type="spellEnd"/>
      <w:r>
        <w:t xml:space="preserve"> &gt; 0 ~ v13_col_sn_2018$v2clrgstch_5,</w:t>
      </w:r>
    </w:p>
    <w:p w14:paraId="02EF0962" w14:textId="77777777" w:rsidR="006B53BB" w:rsidRDefault="006B53BB" w:rsidP="006B53BB">
      <w:pPr>
        <w:pStyle w:val="NoSpacing"/>
      </w:pPr>
      <w:r>
        <w:t xml:space="preserve">    TRUE ~ </w:t>
      </w:r>
      <w:proofErr w:type="spellStart"/>
      <w:r>
        <w:t>NA_real</w:t>
      </w:r>
      <w:proofErr w:type="spellEnd"/>
      <w:r>
        <w:t>_</w:t>
      </w:r>
    </w:p>
    <w:p w14:paraId="2747AFDF" w14:textId="77777777" w:rsidR="006B53BB" w:rsidRDefault="006B53BB" w:rsidP="006B53BB">
      <w:pPr>
        <w:pStyle w:val="NoSpacing"/>
      </w:pPr>
      <w:r>
        <w:t>))</w:t>
      </w:r>
    </w:p>
    <w:p w14:paraId="0432CB7E" w14:textId="77777777" w:rsidR="006B53BB" w:rsidRDefault="006B53BB" w:rsidP="006B53BB">
      <w:pPr>
        <w:pStyle w:val="NoSpacing"/>
      </w:pPr>
      <w:r>
        <w:t># "weaker civil liberties"</w:t>
      </w:r>
    </w:p>
    <w:p w14:paraId="2BB56436" w14:textId="77777777" w:rsidR="006B53BB" w:rsidRDefault="006B53BB" w:rsidP="006B53BB">
      <w:pPr>
        <w:pStyle w:val="NoSpacing"/>
      </w:pPr>
      <w:r>
        <w:t xml:space="preserve">CEDE18 &lt;- CEDE18 %&gt;% </w:t>
      </w:r>
    </w:p>
    <w:p w14:paraId="68D23160" w14:textId="77777777" w:rsidR="006B53BB" w:rsidRDefault="006B53BB" w:rsidP="006B53BB">
      <w:pPr>
        <w:pStyle w:val="NoSpacing"/>
      </w:pPr>
      <w:r>
        <w:t xml:space="preserve">  </w:t>
      </w:r>
      <w:proofErr w:type="gramStart"/>
      <w:r>
        <w:t>mutate(</w:t>
      </w:r>
      <w:proofErr w:type="gramEnd"/>
      <w:r>
        <w:t xml:space="preserve">cw_4t5n = </w:t>
      </w:r>
      <w:proofErr w:type="spellStart"/>
      <w:r>
        <w:t>case_when</w:t>
      </w:r>
      <w:proofErr w:type="spellEnd"/>
      <w:r>
        <w:t xml:space="preserve">( </w:t>
      </w:r>
    </w:p>
    <w:p w14:paraId="62BD0DD5" w14:textId="77777777" w:rsidR="006B53BB" w:rsidRDefault="006B53BB" w:rsidP="006B53BB">
      <w:pPr>
        <w:pStyle w:val="NoSpacing"/>
      </w:pPr>
      <w:r>
        <w:t xml:space="preserve">    </w:t>
      </w:r>
      <w:proofErr w:type="spellStart"/>
      <w:r>
        <w:t>disbogota</w:t>
      </w:r>
      <w:proofErr w:type="spellEnd"/>
      <w:r>
        <w:t xml:space="preserve"> == 0 ~ v13_col_sn_2018$v2clrgwkch_4,  </w:t>
      </w:r>
    </w:p>
    <w:p w14:paraId="09C89C0B" w14:textId="77777777" w:rsidR="006B53BB" w:rsidRDefault="006B53BB" w:rsidP="006B53BB">
      <w:pPr>
        <w:pStyle w:val="NoSpacing"/>
      </w:pPr>
      <w:r>
        <w:t xml:space="preserve">    </w:t>
      </w:r>
      <w:proofErr w:type="spellStart"/>
      <w:r>
        <w:t>disbogota</w:t>
      </w:r>
      <w:proofErr w:type="spellEnd"/>
      <w:r>
        <w:t xml:space="preserve"> &gt; 0 ~ v13_col_sn_2018$v2clrgwkch_5,</w:t>
      </w:r>
    </w:p>
    <w:p w14:paraId="7017088B" w14:textId="77777777" w:rsidR="006B53BB" w:rsidRDefault="006B53BB" w:rsidP="006B53BB">
      <w:pPr>
        <w:pStyle w:val="NoSpacing"/>
      </w:pPr>
      <w:r>
        <w:t xml:space="preserve">TRUE ~ </w:t>
      </w:r>
      <w:proofErr w:type="spellStart"/>
      <w:r>
        <w:t>NA_real</w:t>
      </w:r>
      <w:proofErr w:type="spellEnd"/>
      <w:r>
        <w:t>_</w:t>
      </w:r>
    </w:p>
    <w:p w14:paraId="3EAF9F54" w14:textId="77777777" w:rsidR="006B53BB" w:rsidRDefault="006B53BB" w:rsidP="006B53BB">
      <w:pPr>
        <w:pStyle w:val="NoSpacing"/>
      </w:pPr>
      <w:r>
        <w:t>))</w:t>
      </w:r>
    </w:p>
    <w:p w14:paraId="72802378" w14:textId="77777777" w:rsidR="006B53BB" w:rsidRDefault="006B53BB" w:rsidP="006B53BB">
      <w:pPr>
        <w:pStyle w:val="NoSpacing"/>
      </w:pPr>
    </w:p>
    <w:p w14:paraId="38DD9726" w14:textId="77777777" w:rsidR="006B53BB" w:rsidRDefault="006B53BB" w:rsidP="006B53BB">
      <w:pPr>
        <w:pStyle w:val="NoSpacing"/>
      </w:pPr>
      <w:r>
        <w:t># Department capital:</w:t>
      </w:r>
    </w:p>
    <w:p w14:paraId="27FC5DA7" w14:textId="77777777" w:rsidR="006B53BB" w:rsidRDefault="006B53BB" w:rsidP="006B53BB">
      <w:pPr>
        <w:pStyle w:val="NoSpacing"/>
      </w:pPr>
      <w:r>
        <w:t># "less free and fair subnational elections"</w:t>
      </w:r>
    </w:p>
    <w:p w14:paraId="17A1A923" w14:textId="77777777" w:rsidR="006B53BB" w:rsidRDefault="006B53BB" w:rsidP="006B53BB">
      <w:pPr>
        <w:pStyle w:val="NoSpacing"/>
      </w:pPr>
      <w:r>
        <w:t xml:space="preserve">CEDE18 &lt;- CEDE18 %&gt;% </w:t>
      </w:r>
    </w:p>
    <w:p w14:paraId="2FE2528C" w14:textId="77777777" w:rsidR="006B53BB" w:rsidRDefault="006B53BB" w:rsidP="006B53BB">
      <w:pPr>
        <w:pStyle w:val="NoSpacing"/>
      </w:pPr>
      <w:r>
        <w:t xml:space="preserve">  </w:t>
      </w:r>
      <w:proofErr w:type="gramStart"/>
      <w:r>
        <w:t>mutate(</w:t>
      </w:r>
      <w:proofErr w:type="gramEnd"/>
      <w:r>
        <w:t xml:space="preserve">el_4t5d = </w:t>
      </w:r>
      <w:proofErr w:type="spellStart"/>
      <w:r>
        <w:t>case_when</w:t>
      </w:r>
      <w:proofErr w:type="spellEnd"/>
      <w:r>
        <w:t>(</w:t>
      </w:r>
    </w:p>
    <w:p w14:paraId="18858C7E" w14:textId="77777777" w:rsidR="006B53BB" w:rsidRDefault="006B53BB" w:rsidP="006B53BB">
      <w:pPr>
        <w:pStyle w:val="NoSpacing"/>
      </w:pPr>
      <w:r>
        <w:t xml:space="preserve">    </w:t>
      </w:r>
      <w:proofErr w:type="spellStart"/>
      <w:r>
        <w:t>discapital</w:t>
      </w:r>
      <w:proofErr w:type="spellEnd"/>
      <w:r>
        <w:t xml:space="preserve"> == 0 ~ v13_col_sn_2018$v2elsnlfc_4,  </w:t>
      </w:r>
    </w:p>
    <w:p w14:paraId="566B8A20" w14:textId="77777777" w:rsidR="006B53BB" w:rsidRDefault="006B53BB" w:rsidP="006B53BB">
      <w:pPr>
        <w:pStyle w:val="NoSpacing"/>
      </w:pPr>
      <w:r>
        <w:t xml:space="preserve">    </w:t>
      </w:r>
      <w:proofErr w:type="spellStart"/>
      <w:r>
        <w:t>discapital</w:t>
      </w:r>
      <w:proofErr w:type="spellEnd"/>
      <w:r>
        <w:t xml:space="preserve"> &gt; 0 ~ v13_col_sn_2018$v2elsnlfc_5,</w:t>
      </w:r>
    </w:p>
    <w:p w14:paraId="769ECAFC" w14:textId="77777777" w:rsidR="006B53BB" w:rsidRDefault="006B53BB" w:rsidP="006B53BB">
      <w:pPr>
        <w:pStyle w:val="NoSpacing"/>
      </w:pPr>
      <w:r>
        <w:t xml:space="preserve">    TRUE ~ </w:t>
      </w:r>
      <w:proofErr w:type="spellStart"/>
      <w:r>
        <w:t>NA_real</w:t>
      </w:r>
      <w:proofErr w:type="spellEnd"/>
      <w:r>
        <w:t>_</w:t>
      </w:r>
    </w:p>
    <w:p w14:paraId="44DE0BD3" w14:textId="77777777" w:rsidR="006B53BB" w:rsidRDefault="006B53BB" w:rsidP="006B53BB">
      <w:pPr>
        <w:pStyle w:val="NoSpacing"/>
      </w:pPr>
      <w:r>
        <w:t>))</w:t>
      </w:r>
    </w:p>
    <w:p w14:paraId="1578753F" w14:textId="77777777" w:rsidR="006B53BB" w:rsidRDefault="006B53BB" w:rsidP="006B53BB">
      <w:pPr>
        <w:pStyle w:val="NoSpacing"/>
      </w:pPr>
      <w:r>
        <w:t># "more free and fair subnational elections"</w:t>
      </w:r>
    </w:p>
    <w:p w14:paraId="4936B253" w14:textId="77777777" w:rsidR="006B53BB" w:rsidRDefault="006B53BB" w:rsidP="006B53BB">
      <w:pPr>
        <w:pStyle w:val="NoSpacing"/>
      </w:pPr>
      <w:r>
        <w:t xml:space="preserve">CEDE18 &lt;- CEDE18 %&gt;% </w:t>
      </w:r>
    </w:p>
    <w:p w14:paraId="5263FC15" w14:textId="77777777" w:rsidR="006B53BB" w:rsidRDefault="006B53BB" w:rsidP="006B53BB">
      <w:pPr>
        <w:pStyle w:val="NoSpacing"/>
      </w:pPr>
      <w:r>
        <w:t xml:space="preserve">  </w:t>
      </w:r>
      <w:proofErr w:type="gramStart"/>
      <w:r>
        <w:t>mutate(</w:t>
      </w:r>
      <w:proofErr w:type="gramEnd"/>
      <w:r>
        <w:t xml:space="preserve">em_4t5d = </w:t>
      </w:r>
      <w:proofErr w:type="spellStart"/>
      <w:r>
        <w:t>case_when</w:t>
      </w:r>
      <w:proofErr w:type="spellEnd"/>
      <w:r>
        <w:t>(</w:t>
      </w:r>
    </w:p>
    <w:p w14:paraId="60CA9AFA" w14:textId="77777777" w:rsidR="006B53BB" w:rsidRDefault="006B53BB" w:rsidP="006B53BB">
      <w:pPr>
        <w:pStyle w:val="NoSpacing"/>
      </w:pPr>
      <w:r>
        <w:t xml:space="preserve">    </w:t>
      </w:r>
      <w:proofErr w:type="spellStart"/>
      <w:r>
        <w:t>discapital</w:t>
      </w:r>
      <w:proofErr w:type="spellEnd"/>
      <w:r>
        <w:t xml:space="preserve"> == 0 ~ v13_col_sn_2018$v2elsnmrfc_4,</w:t>
      </w:r>
    </w:p>
    <w:p w14:paraId="57A8517E" w14:textId="77777777" w:rsidR="006B53BB" w:rsidRDefault="006B53BB" w:rsidP="006B53BB">
      <w:pPr>
        <w:pStyle w:val="NoSpacing"/>
      </w:pPr>
      <w:r>
        <w:t xml:space="preserve">    </w:t>
      </w:r>
      <w:proofErr w:type="spellStart"/>
      <w:r>
        <w:t>discapital</w:t>
      </w:r>
      <w:proofErr w:type="spellEnd"/>
      <w:r>
        <w:t xml:space="preserve"> &gt; 0 ~ v13_col_sn_2018$v2elsnmrfc_5,</w:t>
      </w:r>
    </w:p>
    <w:p w14:paraId="6F4B4575" w14:textId="77777777" w:rsidR="006B53BB" w:rsidRDefault="006B53BB" w:rsidP="006B53BB">
      <w:pPr>
        <w:pStyle w:val="NoSpacing"/>
      </w:pPr>
      <w:r>
        <w:t xml:space="preserve">    TRUE ~ </w:t>
      </w:r>
      <w:proofErr w:type="spellStart"/>
      <w:r>
        <w:t>NA_real</w:t>
      </w:r>
      <w:proofErr w:type="spellEnd"/>
      <w:r>
        <w:t xml:space="preserve">_ </w:t>
      </w:r>
    </w:p>
    <w:p w14:paraId="35B48EEB" w14:textId="77777777" w:rsidR="006B53BB" w:rsidRDefault="006B53BB" w:rsidP="006B53BB">
      <w:pPr>
        <w:pStyle w:val="NoSpacing"/>
      </w:pPr>
      <w:r>
        <w:t>))</w:t>
      </w:r>
    </w:p>
    <w:p w14:paraId="6ADB991F" w14:textId="77777777" w:rsidR="006B53BB" w:rsidRDefault="006B53BB" w:rsidP="006B53BB">
      <w:pPr>
        <w:pStyle w:val="NoSpacing"/>
      </w:pPr>
      <w:r>
        <w:t># "stronger civil liberties"</w:t>
      </w:r>
    </w:p>
    <w:p w14:paraId="058E2C9B" w14:textId="77777777" w:rsidR="006B53BB" w:rsidRDefault="006B53BB" w:rsidP="006B53BB">
      <w:pPr>
        <w:pStyle w:val="NoSpacing"/>
      </w:pPr>
      <w:r>
        <w:t xml:space="preserve">CEDE18 &lt;- CEDE18 %&gt;% </w:t>
      </w:r>
    </w:p>
    <w:p w14:paraId="3A51F0FA" w14:textId="77777777" w:rsidR="006B53BB" w:rsidRDefault="006B53BB" w:rsidP="006B53BB">
      <w:pPr>
        <w:pStyle w:val="NoSpacing"/>
      </w:pPr>
      <w:r>
        <w:t xml:space="preserve">  </w:t>
      </w:r>
      <w:proofErr w:type="gramStart"/>
      <w:r>
        <w:t>mutate(</w:t>
      </w:r>
      <w:proofErr w:type="gramEnd"/>
      <w:r>
        <w:t xml:space="preserve">cs_4t5d = </w:t>
      </w:r>
      <w:proofErr w:type="spellStart"/>
      <w:r>
        <w:t>case_when</w:t>
      </w:r>
      <w:proofErr w:type="spellEnd"/>
      <w:r>
        <w:t>(</w:t>
      </w:r>
    </w:p>
    <w:p w14:paraId="74968946" w14:textId="77777777" w:rsidR="006B53BB" w:rsidRDefault="006B53BB" w:rsidP="006B53BB">
      <w:pPr>
        <w:pStyle w:val="NoSpacing"/>
      </w:pPr>
      <w:r>
        <w:t xml:space="preserve">    </w:t>
      </w:r>
      <w:proofErr w:type="spellStart"/>
      <w:r>
        <w:t>discapital</w:t>
      </w:r>
      <w:proofErr w:type="spellEnd"/>
      <w:r>
        <w:t xml:space="preserve"> == 0 ~ v13_col_sn_2018$v2clrgstch_4, </w:t>
      </w:r>
    </w:p>
    <w:p w14:paraId="4E1D3632" w14:textId="77777777" w:rsidR="006B53BB" w:rsidRDefault="006B53BB" w:rsidP="006B53BB">
      <w:pPr>
        <w:pStyle w:val="NoSpacing"/>
      </w:pPr>
      <w:r>
        <w:t xml:space="preserve">    </w:t>
      </w:r>
      <w:proofErr w:type="spellStart"/>
      <w:r>
        <w:t>discapital</w:t>
      </w:r>
      <w:proofErr w:type="spellEnd"/>
      <w:r>
        <w:t xml:space="preserve"> &gt; 0 ~ v13_col_sn_2018$v2clrgstch_5,</w:t>
      </w:r>
    </w:p>
    <w:p w14:paraId="51B4E811" w14:textId="77777777" w:rsidR="006B53BB" w:rsidRDefault="006B53BB" w:rsidP="006B53BB">
      <w:pPr>
        <w:pStyle w:val="NoSpacing"/>
      </w:pPr>
      <w:r>
        <w:t xml:space="preserve">    TRUE ~ </w:t>
      </w:r>
      <w:proofErr w:type="spellStart"/>
      <w:r>
        <w:t>NA_real</w:t>
      </w:r>
      <w:proofErr w:type="spellEnd"/>
      <w:r>
        <w:t>_</w:t>
      </w:r>
    </w:p>
    <w:p w14:paraId="2437AE17" w14:textId="77777777" w:rsidR="006B53BB" w:rsidRDefault="006B53BB" w:rsidP="006B53BB">
      <w:pPr>
        <w:pStyle w:val="NoSpacing"/>
      </w:pPr>
      <w:r>
        <w:t>))</w:t>
      </w:r>
    </w:p>
    <w:p w14:paraId="071E8100" w14:textId="77777777" w:rsidR="006B53BB" w:rsidRDefault="006B53BB" w:rsidP="006B53BB">
      <w:pPr>
        <w:pStyle w:val="NoSpacing"/>
      </w:pPr>
      <w:r>
        <w:t># "weaker civil liberties"</w:t>
      </w:r>
    </w:p>
    <w:p w14:paraId="38478BE8" w14:textId="77777777" w:rsidR="006B53BB" w:rsidRDefault="006B53BB" w:rsidP="006B53BB">
      <w:pPr>
        <w:pStyle w:val="NoSpacing"/>
      </w:pPr>
      <w:r>
        <w:t xml:space="preserve">CEDE18 &lt;- CEDE18 %&gt;% </w:t>
      </w:r>
    </w:p>
    <w:p w14:paraId="2BCF11E2" w14:textId="77777777" w:rsidR="006B53BB" w:rsidRDefault="006B53BB" w:rsidP="006B53BB">
      <w:pPr>
        <w:pStyle w:val="NoSpacing"/>
      </w:pPr>
      <w:r>
        <w:t xml:space="preserve">  </w:t>
      </w:r>
      <w:proofErr w:type="gramStart"/>
      <w:r>
        <w:t>mutate(</w:t>
      </w:r>
      <w:proofErr w:type="gramEnd"/>
      <w:r>
        <w:t xml:space="preserve">cw_4t5d = </w:t>
      </w:r>
      <w:proofErr w:type="spellStart"/>
      <w:r>
        <w:t>case_when</w:t>
      </w:r>
      <w:proofErr w:type="spellEnd"/>
      <w:r>
        <w:t xml:space="preserve">( </w:t>
      </w:r>
    </w:p>
    <w:p w14:paraId="41EDD355" w14:textId="77777777" w:rsidR="006B53BB" w:rsidRDefault="006B53BB" w:rsidP="006B53BB">
      <w:pPr>
        <w:pStyle w:val="NoSpacing"/>
      </w:pPr>
      <w:r>
        <w:t xml:space="preserve">    </w:t>
      </w:r>
      <w:proofErr w:type="spellStart"/>
      <w:r>
        <w:t>discapital</w:t>
      </w:r>
      <w:proofErr w:type="spellEnd"/>
      <w:r>
        <w:t xml:space="preserve"> == 0 ~ v13_col_sn_2018$v2clrgwkch_4,  </w:t>
      </w:r>
    </w:p>
    <w:p w14:paraId="5BD1419D" w14:textId="77777777" w:rsidR="006B53BB" w:rsidRDefault="006B53BB" w:rsidP="006B53BB">
      <w:pPr>
        <w:pStyle w:val="NoSpacing"/>
      </w:pPr>
      <w:r>
        <w:t xml:space="preserve">    </w:t>
      </w:r>
      <w:proofErr w:type="spellStart"/>
      <w:r>
        <w:t>discapital</w:t>
      </w:r>
      <w:proofErr w:type="spellEnd"/>
      <w:r>
        <w:t xml:space="preserve"> &gt; 0 ~ v13_col_sn_2018$v2clrgwkch_5,</w:t>
      </w:r>
    </w:p>
    <w:p w14:paraId="05CF06CB" w14:textId="77777777" w:rsidR="006B53BB" w:rsidRDefault="006B53BB" w:rsidP="006B53BB">
      <w:pPr>
        <w:pStyle w:val="NoSpacing"/>
      </w:pPr>
      <w:r>
        <w:t xml:space="preserve">TRUE ~ </w:t>
      </w:r>
      <w:proofErr w:type="spellStart"/>
      <w:r>
        <w:t>NA_real</w:t>
      </w:r>
      <w:proofErr w:type="spellEnd"/>
      <w:r>
        <w:t>_</w:t>
      </w:r>
    </w:p>
    <w:p w14:paraId="72445CA8" w14:textId="77777777" w:rsidR="006B53BB" w:rsidRDefault="006B53BB" w:rsidP="006B53BB">
      <w:pPr>
        <w:pStyle w:val="NoSpacing"/>
      </w:pPr>
      <w:r>
        <w:t>))</w:t>
      </w:r>
    </w:p>
    <w:p w14:paraId="43A37ABD" w14:textId="77777777" w:rsidR="006B53BB" w:rsidRDefault="006B53BB" w:rsidP="006B53BB">
      <w:pPr>
        <w:pStyle w:val="NoSpacing"/>
      </w:pPr>
      <w:r>
        <w:t>```</w:t>
      </w:r>
    </w:p>
    <w:p w14:paraId="71A8791A" w14:textId="77777777" w:rsidR="006B53BB" w:rsidRDefault="006B53BB" w:rsidP="006B53BB">
      <w:pPr>
        <w:pStyle w:val="NoSpacing"/>
      </w:pPr>
    </w:p>
    <w:p w14:paraId="673ACF7B" w14:textId="77777777" w:rsidR="006B53BB" w:rsidRDefault="006B53BB" w:rsidP="006B53BB">
      <w:pPr>
        <w:pStyle w:val="NoSpacing"/>
      </w:pPr>
      <w:r>
        <w:t>``</w:t>
      </w:r>
      <w:proofErr w:type="gramStart"/>
      <w:r>
        <w:t>`{</w:t>
      </w:r>
      <w:proofErr w:type="gramEnd"/>
      <w:r>
        <w:t>r, V18_4-5_vdem-scale, include=FALSE, echo=FALSE}</w:t>
      </w:r>
    </w:p>
    <w:p w14:paraId="56369765" w14:textId="77777777" w:rsidR="006B53BB" w:rsidRDefault="006B53BB" w:rsidP="006B53BB">
      <w:pPr>
        <w:pStyle w:val="NoSpacing"/>
      </w:pPr>
    </w:p>
    <w:p w14:paraId="075AE53F" w14:textId="77777777" w:rsidR="006B53BB" w:rsidRDefault="006B53BB" w:rsidP="006B53BB">
      <w:pPr>
        <w:pStyle w:val="NoSpacing"/>
      </w:pPr>
      <w:r>
        <w:t xml:space="preserve"># </w:t>
      </w:r>
      <w:proofErr w:type="gramStart"/>
      <w:r>
        <w:t>continuous</w:t>
      </w:r>
      <w:proofErr w:type="gramEnd"/>
      <w:r>
        <w:t xml:space="preserve"> scale</w:t>
      </w:r>
    </w:p>
    <w:p w14:paraId="45195669" w14:textId="77777777" w:rsidR="006B53BB" w:rsidRDefault="006B53BB" w:rsidP="006B53BB">
      <w:pPr>
        <w:pStyle w:val="NoSpacing"/>
      </w:pPr>
      <w:proofErr w:type="gramStart"/>
      <w:r>
        <w:t>range(</w:t>
      </w:r>
      <w:proofErr w:type="gramEnd"/>
      <w:r>
        <w:t>CEDE18$disbogota) #1270.85 is furthest distance</w:t>
      </w:r>
    </w:p>
    <w:p w14:paraId="7814E0A5" w14:textId="77777777" w:rsidR="006B53BB" w:rsidRDefault="006B53BB" w:rsidP="006B53BB">
      <w:pPr>
        <w:pStyle w:val="NoSpacing"/>
      </w:pPr>
      <w:r>
        <w:t xml:space="preserve">CEDE18$pct_4t5x &lt;- CEDE18$disbogota / 1270.85 #create a proportional score of distance from Bogota </w:t>
      </w:r>
    </w:p>
    <w:p w14:paraId="53FB065D" w14:textId="77777777" w:rsidR="006B53BB" w:rsidRDefault="006B53BB" w:rsidP="006B53BB">
      <w:pPr>
        <w:pStyle w:val="NoSpacing"/>
      </w:pPr>
    </w:p>
    <w:p w14:paraId="602FF154" w14:textId="77777777" w:rsidR="006B53BB" w:rsidRDefault="006B53BB" w:rsidP="006B53BB">
      <w:pPr>
        <w:pStyle w:val="NoSpacing"/>
      </w:pPr>
      <w:r>
        <w:t xml:space="preserve">CEDE18 &lt;- CEDE18 %&gt;% </w:t>
      </w:r>
    </w:p>
    <w:p w14:paraId="2A4A11A9" w14:textId="77777777" w:rsidR="006B53BB" w:rsidRDefault="006B53BB" w:rsidP="006B53BB">
      <w:pPr>
        <w:pStyle w:val="NoSpacing"/>
      </w:pPr>
      <w:r>
        <w:t xml:space="preserve">  </w:t>
      </w:r>
      <w:proofErr w:type="gramStart"/>
      <w:r>
        <w:t>mutate(</w:t>
      </w:r>
      <w:proofErr w:type="gramEnd"/>
      <w:r>
        <w:t>el_4t5x = ((1-pct_4t5x)*v13_col_sn_2018$v2elsnlfc_4)+(pct_4t5x*v13_col_sn_2018$v2elsnlfc_5)) %&gt;%</w:t>
      </w:r>
    </w:p>
    <w:p w14:paraId="76945AAE" w14:textId="77777777" w:rsidR="006B53BB" w:rsidRDefault="006B53BB" w:rsidP="006B53BB">
      <w:pPr>
        <w:pStyle w:val="NoSpacing"/>
      </w:pPr>
      <w:r>
        <w:t xml:space="preserve">  </w:t>
      </w:r>
      <w:proofErr w:type="gramStart"/>
      <w:r>
        <w:t>mutate(</w:t>
      </w:r>
      <w:proofErr w:type="gramEnd"/>
      <w:r>
        <w:t>em_4t5x = ((1-pct_4t5x)*v13_col_sn_2018$v2elsnmrfc_4)+(pct_4t5x*v13_col_sn_2018$v2elsnmrfc_5)) %&gt;%</w:t>
      </w:r>
    </w:p>
    <w:p w14:paraId="3467C0B2" w14:textId="77777777" w:rsidR="006B53BB" w:rsidRDefault="006B53BB" w:rsidP="006B53BB">
      <w:pPr>
        <w:pStyle w:val="NoSpacing"/>
      </w:pPr>
      <w:r>
        <w:t xml:space="preserve">  </w:t>
      </w:r>
      <w:proofErr w:type="gramStart"/>
      <w:r>
        <w:t>mutate(</w:t>
      </w:r>
      <w:proofErr w:type="gramEnd"/>
      <w:r>
        <w:t>cs_4t5x = ((1-pct_4t5x)*v13_col_sn_2018$v2clrgstch_4)+(pct_4t5x*v13_col_sn_2018$v2clrgstch_5)) %&gt;%</w:t>
      </w:r>
    </w:p>
    <w:p w14:paraId="0B582D55" w14:textId="77777777" w:rsidR="006B53BB" w:rsidRDefault="006B53BB" w:rsidP="006B53BB">
      <w:pPr>
        <w:pStyle w:val="NoSpacing"/>
      </w:pPr>
      <w:r>
        <w:t xml:space="preserve">  </w:t>
      </w:r>
      <w:proofErr w:type="gramStart"/>
      <w:r>
        <w:t>mutate(</w:t>
      </w:r>
      <w:proofErr w:type="gramEnd"/>
      <w:r>
        <w:t>cw_4t5x = ((1-pct_4t5x)*v13_col_sn_2018$v2clrgwkch_4)+(pct_4t5x*v13_col_sn_2018$v2clrgwkch_5))</w:t>
      </w:r>
    </w:p>
    <w:p w14:paraId="50CFBFFD" w14:textId="77777777" w:rsidR="006B53BB" w:rsidRDefault="006B53BB" w:rsidP="006B53BB">
      <w:pPr>
        <w:pStyle w:val="NoSpacing"/>
      </w:pPr>
    </w:p>
    <w:p w14:paraId="4D0529E5" w14:textId="77777777" w:rsidR="006B53BB" w:rsidRDefault="006B53BB" w:rsidP="006B53BB">
      <w:pPr>
        <w:pStyle w:val="NoSpacing"/>
      </w:pPr>
      <w:r>
        <w:t># Min-max normalization function</w:t>
      </w:r>
    </w:p>
    <w:p w14:paraId="5A251FFD" w14:textId="77777777" w:rsidR="006B53BB" w:rsidRDefault="006B53BB" w:rsidP="006B53BB">
      <w:pPr>
        <w:pStyle w:val="NoSpacing"/>
      </w:pPr>
      <w:proofErr w:type="spellStart"/>
      <w:r>
        <w:t>nz</w:t>
      </w:r>
      <w:proofErr w:type="spellEnd"/>
      <w:r>
        <w:t xml:space="preserve"> &lt;- function(x) {</w:t>
      </w:r>
    </w:p>
    <w:p w14:paraId="5D491908" w14:textId="77777777" w:rsidR="006B53BB" w:rsidRDefault="006B53BB" w:rsidP="006B53BB">
      <w:pPr>
        <w:pStyle w:val="NoSpacing"/>
      </w:pPr>
      <w:r>
        <w:t xml:space="preserve">  </w:t>
      </w:r>
      <w:proofErr w:type="gramStart"/>
      <w:r>
        <w:t>return(</w:t>
      </w:r>
      <w:proofErr w:type="gramEnd"/>
      <w:r>
        <w:t>(x - min(x)) / (max(x) - min(x)))</w:t>
      </w:r>
    </w:p>
    <w:p w14:paraId="585225DD" w14:textId="77777777" w:rsidR="006B53BB" w:rsidRDefault="006B53BB" w:rsidP="006B53BB">
      <w:pPr>
        <w:pStyle w:val="NoSpacing"/>
      </w:pPr>
      <w:r>
        <w:t>}</w:t>
      </w:r>
    </w:p>
    <w:p w14:paraId="628386F2" w14:textId="77777777" w:rsidR="006B53BB" w:rsidRDefault="006B53BB" w:rsidP="006B53BB">
      <w:pPr>
        <w:pStyle w:val="NoSpacing"/>
      </w:pPr>
      <w:r>
        <w:t># Create new variables with normalized values. Normalization may be important when comparing across variable scales.</w:t>
      </w:r>
    </w:p>
    <w:p w14:paraId="6ADCCED3" w14:textId="77777777" w:rsidR="006B53BB" w:rsidRPr="006B53BB" w:rsidRDefault="006B53BB" w:rsidP="006B53BB">
      <w:pPr>
        <w:pStyle w:val="NoSpacing"/>
        <w:rPr>
          <w:lang w:val="es-CO"/>
          <w:rPrChange w:id="252" w:author="Michael Coppedge" w:date="2024-04-01T18:04:00Z">
            <w:rPr/>
          </w:rPrChange>
        </w:rPr>
      </w:pPr>
      <w:proofErr w:type="spellStart"/>
      <w:r w:rsidRPr="006B53BB">
        <w:rPr>
          <w:lang w:val="es-CO"/>
          <w:rPrChange w:id="253" w:author="Michael Coppedge" w:date="2024-04-01T18:04:00Z">
            <w:rPr/>
          </w:rPrChange>
        </w:rPr>
        <w:t>df_nz</w:t>
      </w:r>
      <w:proofErr w:type="spellEnd"/>
      <w:r w:rsidRPr="006B53BB">
        <w:rPr>
          <w:lang w:val="es-CO"/>
          <w:rPrChange w:id="254" w:author="Michael Coppedge" w:date="2024-04-01T18:04:00Z">
            <w:rPr/>
          </w:rPrChange>
        </w:rPr>
        <w:t xml:space="preserve"> &lt;- </w:t>
      </w:r>
      <w:proofErr w:type="spellStart"/>
      <w:proofErr w:type="gramStart"/>
      <w:r w:rsidRPr="006B53BB">
        <w:rPr>
          <w:lang w:val="es-CO"/>
          <w:rPrChange w:id="255" w:author="Michael Coppedge" w:date="2024-04-01T18:04:00Z">
            <w:rPr/>
          </w:rPrChange>
        </w:rPr>
        <w:t>data.frame</w:t>
      </w:r>
      <w:proofErr w:type="spellEnd"/>
      <w:proofErr w:type="gramEnd"/>
      <w:r w:rsidRPr="006B53BB">
        <w:rPr>
          <w:lang w:val="es-CO"/>
          <w:rPrChange w:id="256" w:author="Michael Coppedge" w:date="2024-04-01T18:04:00Z">
            <w:rPr/>
          </w:rPrChange>
        </w:rPr>
        <w:t xml:space="preserve">(el_4t5xs = </w:t>
      </w:r>
      <w:proofErr w:type="spellStart"/>
      <w:r w:rsidRPr="006B53BB">
        <w:rPr>
          <w:lang w:val="es-CO"/>
          <w:rPrChange w:id="257" w:author="Michael Coppedge" w:date="2024-04-01T18:04:00Z">
            <w:rPr/>
          </w:rPrChange>
        </w:rPr>
        <w:t>nz</w:t>
      </w:r>
      <w:proofErr w:type="spellEnd"/>
      <w:r w:rsidRPr="006B53BB">
        <w:rPr>
          <w:lang w:val="es-CO"/>
          <w:rPrChange w:id="258" w:author="Michael Coppedge" w:date="2024-04-01T18:04:00Z">
            <w:rPr/>
          </w:rPrChange>
        </w:rPr>
        <w:t>(CEDE18$el_4t5x),</w:t>
      </w:r>
    </w:p>
    <w:p w14:paraId="33F7577C" w14:textId="77777777" w:rsidR="006B53BB" w:rsidRPr="006B53BB" w:rsidRDefault="006B53BB" w:rsidP="006B53BB">
      <w:pPr>
        <w:pStyle w:val="NoSpacing"/>
        <w:rPr>
          <w:lang w:val="es-CO"/>
          <w:rPrChange w:id="259" w:author="Michael Coppedge" w:date="2024-04-01T18:04:00Z">
            <w:rPr/>
          </w:rPrChange>
        </w:rPr>
      </w:pPr>
      <w:r w:rsidRPr="006B53BB">
        <w:rPr>
          <w:lang w:val="es-CO"/>
          <w:rPrChange w:id="260" w:author="Michael Coppedge" w:date="2024-04-01T18:04:00Z">
            <w:rPr/>
          </w:rPrChange>
        </w:rPr>
        <w:t xml:space="preserve">                    em_4t5xs = </w:t>
      </w:r>
      <w:proofErr w:type="spellStart"/>
      <w:proofErr w:type="gramStart"/>
      <w:r w:rsidRPr="006B53BB">
        <w:rPr>
          <w:lang w:val="es-CO"/>
          <w:rPrChange w:id="261" w:author="Michael Coppedge" w:date="2024-04-01T18:04:00Z">
            <w:rPr/>
          </w:rPrChange>
        </w:rPr>
        <w:t>nz</w:t>
      </w:r>
      <w:proofErr w:type="spellEnd"/>
      <w:r w:rsidRPr="006B53BB">
        <w:rPr>
          <w:lang w:val="es-CO"/>
          <w:rPrChange w:id="262" w:author="Michael Coppedge" w:date="2024-04-01T18:04:00Z">
            <w:rPr/>
          </w:rPrChange>
        </w:rPr>
        <w:t>(</w:t>
      </w:r>
      <w:proofErr w:type="gramEnd"/>
      <w:r w:rsidRPr="006B53BB">
        <w:rPr>
          <w:lang w:val="es-CO"/>
          <w:rPrChange w:id="263" w:author="Michael Coppedge" w:date="2024-04-01T18:04:00Z">
            <w:rPr/>
          </w:rPrChange>
        </w:rPr>
        <w:t>CEDE18$em_4t5x),</w:t>
      </w:r>
    </w:p>
    <w:p w14:paraId="32E3FA01" w14:textId="77777777" w:rsidR="006B53BB" w:rsidRPr="006B53BB" w:rsidRDefault="006B53BB" w:rsidP="006B53BB">
      <w:pPr>
        <w:pStyle w:val="NoSpacing"/>
        <w:rPr>
          <w:lang w:val="es-CO"/>
          <w:rPrChange w:id="264" w:author="Michael Coppedge" w:date="2024-04-01T18:04:00Z">
            <w:rPr/>
          </w:rPrChange>
        </w:rPr>
      </w:pPr>
      <w:r w:rsidRPr="006B53BB">
        <w:rPr>
          <w:lang w:val="es-CO"/>
          <w:rPrChange w:id="265" w:author="Michael Coppedge" w:date="2024-04-01T18:04:00Z">
            <w:rPr/>
          </w:rPrChange>
        </w:rPr>
        <w:t xml:space="preserve">                    cs_4t5xs = </w:t>
      </w:r>
      <w:proofErr w:type="spellStart"/>
      <w:proofErr w:type="gramStart"/>
      <w:r w:rsidRPr="006B53BB">
        <w:rPr>
          <w:lang w:val="es-CO"/>
          <w:rPrChange w:id="266" w:author="Michael Coppedge" w:date="2024-04-01T18:04:00Z">
            <w:rPr/>
          </w:rPrChange>
        </w:rPr>
        <w:t>nz</w:t>
      </w:r>
      <w:proofErr w:type="spellEnd"/>
      <w:r w:rsidRPr="006B53BB">
        <w:rPr>
          <w:lang w:val="es-CO"/>
          <w:rPrChange w:id="267" w:author="Michael Coppedge" w:date="2024-04-01T18:04:00Z">
            <w:rPr/>
          </w:rPrChange>
        </w:rPr>
        <w:t>(</w:t>
      </w:r>
      <w:proofErr w:type="gramEnd"/>
      <w:r w:rsidRPr="006B53BB">
        <w:rPr>
          <w:lang w:val="es-CO"/>
          <w:rPrChange w:id="268" w:author="Michael Coppedge" w:date="2024-04-01T18:04:00Z">
            <w:rPr/>
          </w:rPrChange>
        </w:rPr>
        <w:t>CEDE18$cs_4t5x),</w:t>
      </w:r>
    </w:p>
    <w:p w14:paraId="6EFAB68D" w14:textId="77777777" w:rsidR="006B53BB" w:rsidRPr="006B53BB" w:rsidRDefault="006B53BB" w:rsidP="006B53BB">
      <w:pPr>
        <w:pStyle w:val="NoSpacing"/>
        <w:rPr>
          <w:lang w:val="es-CO"/>
          <w:rPrChange w:id="269" w:author="Michael Coppedge" w:date="2024-04-01T18:04:00Z">
            <w:rPr/>
          </w:rPrChange>
        </w:rPr>
      </w:pPr>
      <w:r w:rsidRPr="006B53BB">
        <w:rPr>
          <w:lang w:val="es-CO"/>
          <w:rPrChange w:id="270" w:author="Michael Coppedge" w:date="2024-04-01T18:04:00Z">
            <w:rPr/>
          </w:rPrChange>
        </w:rPr>
        <w:t xml:space="preserve">                    cw_4t5xs = </w:t>
      </w:r>
      <w:proofErr w:type="spellStart"/>
      <w:proofErr w:type="gramStart"/>
      <w:r w:rsidRPr="006B53BB">
        <w:rPr>
          <w:lang w:val="es-CO"/>
          <w:rPrChange w:id="271" w:author="Michael Coppedge" w:date="2024-04-01T18:04:00Z">
            <w:rPr/>
          </w:rPrChange>
        </w:rPr>
        <w:t>nz</w:t>
      </w:r>
      <w:proofErr w:type="spellEnd"/>
      <w:r w:rsidRPr="006B53BB">
        <w:rPr>
          <w:lang w:val="es-CO"/>
          <w:rPrChange w:id="272" w:author="Michael Coppedge" w:date="2024-04-01T18:04:00Z">
            <w:rPr/>
          </w:rPrChange>
        </w:rPr>
        <w:t>(</w:t>
      </w:r>
      <w:proofErr w:type="gramEnd"/>
      <w:r w:rsidRPr="006B53BB">
        <w:rPr>
          <w:lang w:val="es-CO"/>
          <w:rPrChange w:id="273" w:author="Michael Coppedge" w:date="2024-04-01T18:04:00Z">
            <w:rPr/>
          </w:rPrChange>
        </w:rPr>
        <w:t>CEDE18$cw_4t5x))</w:t>
      </w:r>
    </w:p>
    <w:p w14:paraId="233A3649" w14:textId="77777777" w:rsidR="006B53BB" w:rsidRDefault="006B53BB" w:rsidP="006B53BB">
      <w:pPr>
        <w:pStyle w:val="NoSpacing"/>
      </w:pPr>
      <w:r>
        <w:t xml:space="preserve"># Combine the normalized variables with the original </w:t>
      </w:r>
      <w:proofErr w:type="spellStart"/>
      <w:r>
        <w:t>dataframe</w:t>
      </w:r>
      <w:proofErr w:type="spellEnd"/>
    </w:p>
    <w:p w14:paraId="0B415A20" w14:textId="77777777" w:rsidR="006B53BB" w:rsidRDefault="006B53BB" w:rsidP="006B53BB">
      <w:pPr>
        <w:pStyle w:val="NoSpacing"/>
      </w:pPr>
      <w:r>
        <w:t xml:space="preserve">CEDE18 &lt;- </w:t>
      </w:r>
      <w:proofErr w:type="spellStart"/>
      <w:proofErr w:type="gramStart"/>
      <w:r>
        <w:t>cbind</w:t>
      </w:r>
      <w:proofErr w:type="spellEnd"/>
      <w:r>
        <w:t>(</w:t>
      </w:r>
      <w:proofErr w:type="gramEnd"/>
      <w:r>
        <w:t xml:space="preserve">CEDE18, </w:t>
      </w:r>
      <w:proofErr w:type="spellStart"/>
      <w:r>
        <w:t>df_nz</w:t>
      </w:r>
      <w:proofErr w:type="spellEnd"/>
      <w:r>
        <w:t>)</w:t>
      </w:r>
    </w:p>
    <w:p w14:paraId="652B3BAA" w14:textId="77777777" w:rsidR="006B53BB" w:rsidRDefault="006B53BB" w:rsidP="006B53BB">
      <w:pPr>
        <w:pStyle w:val="NoSpacing"/>
      </w:pPr>
    </w:p>
    <w:p w14:paraId="469CD1E2" w14:textId="77777777" w:rsidR="006B53BB" w:rsidRDefault="006B53BB" w:rsidP="006B53BB">
      <w:pPr>
        <w:pStyle w:val="NoSpacing"/>
      </w:pPr>
      <w:r>
        <w:t># For sf (R), merge this data to shapefile</w:t>
      </w:r>
    </w:p>
    <w:p w14:paraId="092C9EE0" w14:textId="77777777" w:rsidR="006B53BB" w:rsidRDefault="006B53BB" w:rsidP="006B53BB">
      <w:pPr>
        <w:pStyle w:val="NoSpacing"/>
      </w:pPr>
      <w:r>
        <w:t xml:space="preserve">col &lt;- </w:t>
      </w:r>
      <w:proofErr w:type="gramStart"/>
      <w:r>
        <w:t>merge(</w:t>
      </w:r>
      <w:proofErr w:type="gramEnd"/>
      <w:r>
        <w:t xml:space="preserve">col, CEDE18, by = "MPIO_CDPMP", </w:t>
      </w:r>
      <w:proofErr w:type="spellStart"/>
      <w:r>
        <w:t>all.x</w:t>
      </w:r>
      <w:proofErr w:type="spellEnd"/>
      <w:r>
        <w:t xml:space="preserve"> = TRUE)</w:t>
      </w:r>
    </w:p>
    <w:p w14:paraId="0FD7ADB4" w14:textId="77777777" w:rsidR="006B53BB" w:rsidRDefault="006B53BB" w:rsidP="006B53BB">
      <w:pPr>
        <w:pStyle w:val="NoSpacing"/>
      </w:pPr>
      <w:r>
        <w:t>```</w:t>
      </w:r>
    </w:p>
    <w:p w14:paraId="602F79F3" w14:textId="77777777" w:rsidR="006B53BB" w:rsidRDefault="006B53BB" w:rsidP="006B53BB">
      <w:pPr>
        <w:pStyle w:val="NoSpacing"/>
      </w:pPr>
    </w:p>
    <w:p w14:paraId="18665BE3" w14:textId="77777777" w:rsidR="006B53BB" w:rsidRDefault="006B53BB" w:rsidP="006B53BB">
      <w:pPr>
        <w:pStyle w:val="NoSpacing"/>
      </w:pPr>
      <w:r>
        <w:t>``</w:t>
      </w:r>
      <w:proofErr w:type="gramStart"/>
      <w:r>
        <w:t>`{</w:t>
      </w:r>
      <w:proofErr w:type="gramEnd"/>
      <w:r>
        <w:t>r, V18_4-5_vdem-plot, include=FALSE, echo=FALSE}</w:t>
      </w:r>
    </w:p>
    <w:p w14:paraId="29DFC991" w14:textId="77777777" w:rsidR="006B53BB" w:rsidRDefault="006B53BB" w:rsidP="006B53BB">
      <w:pPr>
        <w:pStyle w:val="NoSpacing"/>
      </w:pPr>
    </w:p>
    <w:p w14:paraId="094478B3" w14:textId="77777777" w:rsidR="006B53BB" w:rsidRDefault="006B53BB" w:rsidP="006B53BB">
      <w:pPr>
        <w:pStyle w:val="NoSpacing"/>
      </w:pPr>
      <w:proofErr w:type="spellStart"/>
      <w:proofErr w:type="gramStart"/>
      <w:r>
        <w:t>ggplot</w:t>
      </w:r>
      <w:proofErr w:type="spellEnd"/>
      <w:r>
        <w:t>(</w:t>
      </w:r>
      <w:proofErr w:type="gramEnd"/>
      <w:r>
        <w:t>) +</w:t>
      </w:r>
    </w:p>
    <w:p w14:paraId="22D72746" w14:textId="77777777" w:rsidR="006B53BB" w:rsidRDefault="006B53BB" w:rsidP="006B53BB">
      <w:pPr>
        <w:pStyle w:val="NoSpacing"/>
      </w:pPr>
      <w:r>
        <w:t xml:space="preserve">  </w:t>
      </w:r>
      <w:proofErr w:type="spellStart"/>
      <w:r>
        <w:t>geom_</w:t>
      </w:r>
      <w:proofErr w:type="gramStart"/>
      <w:r>
        <w:t>sf</w:t>
      </w:r>
      <w:proofErr w:type="spellEnd"/>
      <w:r>
        <w:t>(</w:t>
      </w:r>
      <w:proofErr w:type="gramEnd"/>
      <w:r>
        <w:t xml:space="preserve">data = col, </w:t>
      </w:r>
      <w:proofErr w:type="spellStart"/>
      <w:r>
        <w:t>aes</w:t>
      </w:r>
      <w:proofErr w:type="spellEnd"/>
      <w:r>
        <w:t>(fill = el_4t5x)) + # just to check results</w:t>
      </w:r>
    </w:p>
    <w:p w14:paraId="330A5D68" w14:textId="77777777" w:rsidR="006B53BB" w:rsidRDefault="006B53BB" w:rsidP="006B53BB">
      <w:pPr>
        <w:pStyle w:val="NoSpacing"/>
      </w:pPr>
      <w:r>
        <w:t xml:space="preserve">  </w:t>
      </w:r>
      <w:proofErr w:type="spellStart"/>
      <w:r>
        <w:t>scale_fill_viridis_</w:t>
      </w:r>
      <w:proofErr w:type="gramStart"/>
      <w:r>
        <w:t>c</w:t>
      </w:r>
      <w:proofErr w:type="spellEnd"/>
      <w:r>
        <w:t>(</w:t>
      </w:r>
      <w:proofErr w:type="gramEnd"/>
      <w:r>
        <w:t>) +  # Adjust color scale as needed</w:t>
      </w:r>
    </w:p>
    <w:p w14:paraId="2FAE225E" w14:textId="77777777" w:rsidR="006B53BB" w:rsidRDefault="006B53BB" w:rsidP="006B53BB">
      <w:pPr>
        <w:pStyle w:val="NoSpacing"/>
      </w:pPr>
      <w:r>
        <w:t xml:space="preserve">  </w:t>
      </w:r>
      <w:proofErr w:type="spellStart"/>
      <w:r>
        <w:t>theme_</w:t>
      </w:r>
      <w:proofErr w:type="gramStart"/>
      <w:r>
        <w:t>minimal</w:t>
      </w:r>
      <w:proofErr w:type="spellEnd"/>
      <w:r>
        <w:t>(</w:t>
      </w:r>
      <w:proofErr w:type="gramEnd"/>
      <w:r>
        <w:t>)</w:t>
      </w:r>
    </w:p>
    <w:p w14:paraId="466943D8" w14:textId="77777777" w:rsidR="006B53BB" w:rsidRDefault="006B53BB" w:rsidP="006B53BB">
      <w:pPr>
        <w:pStyle w:val="NoSpacing"/>
      </w:pPr>
    </w:p>
    <w:p w14:paraId="4F5C8B30" w14:textId="77777777" w:rsidR="006B53BB" w:rsidRDefault="006B53BB" w:rsidP="006B53BB">
      <w:pPr>
        <w:pStyle w:val="NoSpacing"/>
      </w:pPr>
      <w:r>
        <w:t>```</w:t>
      </w:r>
    </w:p>
    <w:p w14:paraId="2C54827C" w14:textId="77777777" w:rsidR="006B53BB" w:rsidRDefault="006B53BB" w:rsidP="006B53BB">
      <w:pPr>
        <w:pStyle w:val="NoSpacing"/>
      </w:pPr>
    </w:p>
    <w:p w14:paraId="411EA4EA" w14:textId="77777777" w:rsidR="006B53BB" w:rsidRDefault="006B53BB" w:rsidP="006B53BB">
      <w:pPr>
        <w:pStyle w:val="NoSpacing"/>
      </w:pPr>
      <w:r>
        <w:t>``</w:t>
      </w:r>
      <w:proofErr w:type="gramStart"/>
      <w:r>
        <w:t>`{</w:t>
      </w:r>
      <w:proofErr w:type="gramEnd"/>
      <w:r>
        <w:t>r, V18_4-5_export, include=FALSE, echo=FALSE}</w:t>
      </w:r>
    </w:p>
    <w:p w14:paraId="4FA984FE" w14:textId="77777777" w:rsidR="006B53BB" w:rsidRDefault="006B53BB" w:rsidP="006B53BB">
      <w:pPr>
        <w:pStyle w:val="NoSpacing"/>
      </w:pPr>
      <w:r>
        <w:t># For sf (R), merge this data to shapefile</w:t>
      </w:r>
    </w:p>
    <w:p w14:paraId="355FD1E6" w14:textId="77777777" w:rsidR="006B53BB" w:rsidRDefault="006B53BB" w:rsidP="006B53BB">
      <w:pPr>
        <w:pStyle w:val="NoSpacing"/>
      </w:pPr>
      <w:r>
        <w:t xml:space="preserve">col &lt;- </w:t>
      </w:r>
      <w:proofErr w:type="gramStart"/>
      <w:r>
        <w:t>merge(</w:t>
      </w:r>
      <w:proofErr w:type="gramEnd"/>
      <w:r>
        <w:t xml:space="preserve">col, CEDE18, by = "MPIO_CDPMP", </w:t>
      </w:r>
      <w:proofErr w:type="spellStart"/>
      <w:r>
        <w:t>all.x</w:t>
      </w:r>
      <w:proofErr w:type="spellEnd"/>
      <w:r>
        <w:t xml:space="preserve"> = TRUE)</w:t>
      </w:r>
    </w:p>
    <w:p w14:paraId="3804454A" w14:textId="77777777" w:rsidR="006B53BB" w:rsidRDefault="006B53BB" w:rsidP="006B53BB">
      <w:pPr>
        <w:pStyle w:val="NoSpacing"/>
      </w:pPr>
    </w:p>
    <w:p w14:paraId="16E2EE78" w14:textId="77777777" w:rsidR="006B53BB" w:rsidRDefault="006B53BB" w:rsidP="006B53BB">
      <w:pPr>
        <w:pStyle w:val="NoSpacing"/>
      </w:pPr>
    </w:p>
    <w:p w14:paraId="1AE3291E" w14:textId="77777777" w:rsidR="006B53BB" w:rsidRDefault="006B53BB" w:rsidP="006B53BB">
      <w:pPr>
        <w:pStyle w:val="NoSpacing"/>
      </w:pPr>
      <w:r>
        <w:lastRenderedPageBreak/>
        <w:t xml:space="preserve"># </w:t>
      </w:r>
      <w:proofErr w:type="gramStart"/>
      <w:r>
        <w:t>merge</w:t>
      </w:r>
      <w:proofErr w:type="gramEnd"/>
      <w:r>
        <w:t xml:space="preserve"> base-layer dataset to obtain FID variable</w:t>
      </w:r>
    </w:p>
    <w:p w14:paraId="17AD2E3B" w14:textId="77777777" w:rsidR="006B53BB" w:rsidRDefault="006B53BB" w:rsidP="006B53BB">
      <w:pPr>
        <w:pStyle w:val="NoSpacing"/>
      </w:pPr>
      <w:r>
        <w:t xml:space="preserve">CEDE18 &lt;- </w:t>
      </w:r>
      <w:proofErr w:type="gramStart"/>
      <w:r>
        <w:t>merge(</w:t>
      </w:r>
      <w:proofErr w:type="gramEnd"/>
      <w:r>
        <w:t xml:space="preserve">CEDE18, MGN18[, c("MPIO_CDPMP", "FID")], by = "MPIO_CDPMP", </w:t>
      </w:r>
      <w:proofErr w:type="spellStart"/>
      <w:r>
        <w:t>all.x</w:t>
      </w:r>
      <w:proofErr w:type="spellEnd"/>
      <w:r>
        <w:t xml:space="preserve"> = TRUE)</w:t>
      </w:r>
    </w:p>
    <w:p w14:paraId="69D3481A" w14:textId="77777777" w:rsidR="006B53BB" w:rsidRPr="006B53BB" w:rsidRDefault="006B53BB" w:rsidP="006B53BB">
      <w:pPr>
        <w:pStyle w:val="NoSpacing"/>
        <w:rPr>
          <w:lang w:val="es-CO"/>
          <w:rPrChange w:id="274" w:author="Michael Coppedge" w:date="2024-04-01T18:04:00Z">
            <w:rPr/>
          </w:rPrChange>
        </w:rPr>
      </w:pPr>
      <w:r w:rsidRPr="006B53BB">
        <w:rPr>
          <w:lang w:val="es-CO"/>
          <w:rPrChange w:id="275" w:author="Michael Coppedge" w:date="2024-04-01T18:04:00Z">
            <w:rPr/>
          </w:rPrChange>
        </w:rPr>
        <w:t>CEDE18 &lt;- CEDE18 %&gt;%</w:t>
      </w:r>
    </w:p>
    <w:p w14:paraId="6981EFE6" w14:textId="77777777" w:rsidR="006B53BB" w:rsidRPr="006B53BB" w:rsidRDefault="006B53BB" w:rsidP="006B53BB">
      <w:pPr>
        <w:pStyle w:val="NoSpacing"/>
        <w:rPr>
          <w:lang w:val="es-CO"/>
          <w:rPrChange w:id="276" w:author="Michael Coppedge" w:date="2024-04-01T18:04:00Z">
            <w:rPr/>
          </w:rPrChange>
        </w:rPr>
      </w:pPr>
      <w:r w:rsidRPr="006B53BB">
        <w:rPr>
          <w:lang w:val="es-CO"/>
          <w:rPrChange w:id="277" w:author="Michael Coppedge" w:date="2024-04-01T18:04:00Z">
            <w:rPr/>
          </w:rPrChange>
        </w:rPr>
        <w:t xml:space="preserve">  </w:t>
      </w:r>
      <w:proofErr w:type="spellStart"/>
      <w:proofErr w:type="gramStart"/>
      <w:r w:rsidRPr="006B53BB">
        <w:rPr>
          <w:lang w:val="es-CO"/>
          <w:rPrChange w:id="278" w:author="Michael Coppedge" w:date="2024-04-01T18:04:00Z">
            <w:rPr/>
          </w:rPrChange>
        </w:rPr>
        <w:t>rename</w:t>
      </w:r>
      <w:proofErr w:type="spellEnd"/>
      <w:r w:rsidRPr="006B53BB">
        <w:rPr>
          <w:lang w:val="es-CO"/>
          <w:rPrChange w:id="279" w:author="Michael Coppedge" w:date="2024-04-01T18:04:00Z">
            <w:rPr/>
          </w:rPrChange>
        </w:rPr>
        <w:t>(</w:t>
      </w:r>
      <w:proofErr w:type="gramEnd"/>
      <w:r w:rsidRPr="006B53BB">
        <w:rPr>
          <w:lang w:val="es-CO"/>
          <w:rPrChange w:id="280" w:author="Michael Coppedge" w:date="2024-04-01T18:04:00Z">
            <w:rPr/>
          </w:rPrChange>
        </w:rPr>
        <w:t xml:space="preserve">discap4t5 = </w:t>
      </w:r>
      <w:proofErr w:type="spellStart"/>
      <w:r w:rsidRPr="006B53BB">
        <w:rPr>
          <w:lang w:val="es-CO"/>
          <w:rPrChange w:id="281" w:author="Michael Coppedge" w:date="2024-04-01T18:04:00Z">
            <w:rPr/>
          </w:rPrChange>
        </w:rPr>
        <w:t>discapital</w:t>
      </w:r>
      <w:proofErr w:type="spellEnd"/>
      <w:r w:rsidRPr="006B53BB">
        <w:rPr>
          <w:lang w:val="es-CO"/>
          <w:rPrChange w:id="282" w:author="Michael Coppedge" w:date="2024-04-01T18:04:00Z">
            <w:rPr/>
          </w:rPrChange>
        </w:rPr>
        <w:t>) %&gt;%</w:t>
      </w:r>
    </w:p>
    <w:p w14:paraId="38DD3E52" w14:textId="77777777" w:rsidR="006B53BB" w:rsidRDefault="006B53BB" w:rsidP="006B53BB">
      <w:pPr>
        <w:pStyle w:val="NoSpacing"/>
      </w:pPr>
      <w:r w:rsidRPr="006B53BB">
        <w:rPr>
          <w:lang w:val="es-CO"/>
          <w:rPrChange w:id="283" w:author="Michael Coppedge" w:date="2024-04-01T18:04:00Z">
            <w:rPr/>
          </w:rPrChange>
        </w:rPr>
        <w:t xml:space="preserve">  </w:t>
      </w:r>
      <w:proofErr w:type="gramStart"/>
      <w:r>
        <w:t>rename(</w:t>
      </w:r>
      <w:proofErr w:type="gramEnd"/>
      <w:r>
        <w:t xml:space="preserve">disbog4t5 = </w:t>
      </w:r>
      <w:proofErr w:type="spellStart"/>
      <w:r>
        <w:t>disbogota</w:t>
      </w:r>
      <w:proofErr w:type="spellEnd"/>
      <w:r>
        <w:t xml:space="preserve">) %&gt;% </w:t>
      </w:r>
    </w:p>
    <w:p w14:paraId="1AAC9B9E" w14:textId="77777777" w:rsidR="006B53BB" w:rsidRDefault="006B53BB" w:rsidP="006B53BB">
      <w:pPr>
        <w:pStyle w:val="NoSpacing"/>
      </w:pPr>
      <w:r>
        <w:t xml:space="preserve">  </w:t>
      </w:r>
      <w:proofErr w:type="gramStart"/>
      <w:r>
        <w:t>rename(</w:t>
      </w:r>
      <w:proofErr w:type="gramEnd"/>
      <w:r>
        <w:t>FID_4t5 = FID)</w:t>
      </w:r>
    </w:p>
    <w:p w14:paraId="6ADACF57" w14:textId="77777777" w:rsidR="006B53BB" w:rsidRDefault="006B53BB" w:rsidP="006B53BB">
      <w:pPr>
        <w:pStyle w:val="NoSpacing"/>
      </w:pPr>
    </w:p>
    <w:p w14:paraId="67513FBA" w14:textId="77777777" w:rsidR="006B53BB" w:rsidRDefault="006B53BB" w:rsidP="006B53BB">
      <w:pPr>
        <w:pStyle w:val="NoSpacing"/>
      </w:pPr>
      <w:r>
        <w:t xml:space="preserve"># For </w:t>
      </w:r>
      <w:proofErr w:type="spellStart"/>
      <w:r>
        <w:t>ArcMaps</w:t>
      </w:r>
      <w:proofErr w:type="spellEnd"/>
      <w:r>
        <w:t>, export the final merge to a .csv file</w:t>
      </w:r>
    </w:p>
    <w:p w14:paraId="3306BDFA" w14:textId="77777777" w:rsidR="006B53BB" w:rsidRDefault="006B53BB" w:rsidP="006B53BB">
      <w:pPr>
        <w:pStyle w:val="NoSpacing"/>
      </w:pPr>
      <w:proofErr w:type="gramStart"/>
      <w:r>
        <w:t>write.csv(</w:t>
      </w:r>
      <w:proofErr w:type="gramEnd"/>
      <w:r>
        <w:t xml:space="preserve">CEDE18, file = "G:/Shared drives/snvdem/snvdem24/data/geospatial/2018pmq/4-5_DisCapital/DC18_4-5.csv", </w:t>
      </w:r>
      <w:proofErr w:type="spellStart"/>
      <w:r>
        <w:t>row.names</w:t>
      </w:r>
      <w:proofErr w:type="spellEnd"/>
      <w:r>
        <w:t xml:space="preserve"> = FALSE)</w:t>
      </w:r>
    </w:p>
    <w:p w14:paraId="24B2FFE1" w14:textId="77777777" w:rsidR="006B53BB" w:rsidRDefault="006B53BB" w:rsidP="006B53BB">
      <w:pPr>
        <w:pStyle w:val="NoSpacing"/>
      </w:pPr>
    </w:p>
    <w:p w14:paraId="020F2F56" w14:textId="77777777" w:rsidR="006B53BB" w:rsidRDefault="006B53BB" w:rsidP="006B53BB">
      <w:pPr>
        <w:pStyle w:val="NoSpacing"/>
      </w:pPr>
      <w:r>
        <w:t>#</w:t>
      </w:r>
      <w:proofErr w:type="gramStart"/>
      <w:r>
        <w:t>clean</w:t>
      </w:r>
      <w:proofErr w:type="gramEnd"/>
      <w:r>
        <w:t xml:space="preserve"> things up for next variable</w:t>
      </w:r>
    </w:p>
    <w:p w14:paraId="1B97AC7E" w14:textId="77777777" w:rsidR="006B53BB" w:rsidRDefault="006B53BB" w:rsidP="006B53BB">
      <w:pPr>
        <w:pStyle w:val="NoSpacing"/>
      </w:pPr>
      <w:r>
        <w:t xml:space="preserve">df2rm = </w:t>
      </w:r>
      <w:proofErr w:type="gramStart"/>
      <w:r>
        <w:t>c(</w:t>
      </w:r>
      <w:proofErr w:type="gramEnd"/>
      <w:r>
        <w:t>"CEDE18", "df2rm")</w:t>
      </w:r>
    </w:p>
    <w:p w14:paraId="24C124BC" w14:textId="77777777" w:rsidR="006B53BB" w:rsidRDefault="006B53BB" w:rsidP="006B53BB">
      <w:pPr>
        <w:pStyle w:val="NoSpacing"/>
      </w:pPr>
      <w:proofErr w:type="gramStart"/>
      <w:r>
        <w:t>rm(</w:t>
      </w:r>
      <w:proofErr w:type="gramEnd"/>
      <w:r>
        <w:t>list = df2rm)</w:t>
      </w:r>
    </w:p>
    <w:p w14:paraId="20AB0B4D" w14:textId="77777777" w:rsidR="006B53BB" w:rsidRDefault="006B53BB" w:rsidP="006B53BB">
      <w:pPr>
        <w:pStyle w:val="NoSpacing"/>
      </w:pPr>
    </w:p>
    <w:p w14:paraId="5CDD5BFE" w14:textId="77777777" w:rsidR="006B53BB" w:rsidRDefault="006B53BB" w:rsidP="006B53BB">
      <w:pPr>
        <w:pStyle w:val="NoSpacing"/>
      </w:pPr>
      <w:r>
        <w:t>```</w:t>
      </w:r>
    </w:p>
    <w:p w14:paraId="331F0301" w14:textId="77777777" w:rsidR="006B53BB" w:rsidRDefault="006B53BB" w:rsidP="006B53BB">
      <w:pPr>
        <w:pStyle w:val="NoSpacing"/>
      </w:pPr>
    </w:p>
    <w:p w14:paraId="47C30E23" w14:textId="77777777" w:rsidR="006B53BB" w:rsidRDefault="006B53BB" w:rsidP="006B53BB">
      <w:pPr>
        <w:pStyle w:val="NoSpacing"/>
      </w:pPr>
      <w:r>
        <w:t>## 6-9: Cardinal directions</w:t>
      </w:r>
    </w:p>
    <w:p w14:paraId="21022737" w14:textId="77777777" w:rsidR="006B53BB" w:rsidRDefault="006B53BB" w:rsidP="006B53BB">
      <w:pPr>
        <w:pStyle w:val="NoSpacing"/>
      </w:pPr>
    </w:p>
    <w:p w14:paraId="6AA71BEE" w14:textId="77777777" w:rsidR="006B53BB" w:rsidRDefault="006B53BB" w:rsidP="006B53BB">
      <w:pPr>
        <w:pStyle w:val="NoSpacing"/>
      </w:pPr>
      <w:r>
        <w:t>In order to map the four cardinal regions in Colombia, we are guided by</w:t>
      </w:r>
    </w:p>
    <w:p w14:paraId="27E76715" w14:textId="77777777" w:rsidR="006B53BB" w:rsidRDefault="006B53BB" w:rsidP="006B53BB">
      <w:pPr>
        <w:pStyle w:val="NoSpacing"/>
      </w:pPr>
      <w:r>
        <w:t>external data from DANE who recently classified the country into 6</w:t>
      </w:r>
    </w:p>
    <w:p w14:paraId="736A6080" w14:textId="77777777" w:rsidR="006B53BB" w:rsidRDefault="006B53BB" w:rsidP="006B53BB">
      <w:pPr>
        <w:pStyle w:val="NoSpacing"/>
      </w:pPr>
      <w:r>
        <w:t>[macro-</w:t>
      </w:r>
      <w:proofErr w:type="gramStart"/>
      <w:r>
        <w:t>regions](</w:t>
      </w:r>
      <w:proofErr w:type="gramEnd"/>
      <w:r>
        <w:t>https://www.dane.gov.co/index.php/estadisticas-por-tema/informacion-regional/informacion-estadistica-desagregada-con-enfoque-territorial-y-diferencial/informacion-del-dane-para-la-toma-de-decisiones-en-departamentos-y-ciudades-capitales).</w:t>
      </w:r>
    </w:p>
    <w:p w14:paraId="53050077" w14:textId="77777777" w:rsidR="006B53BB" w:rsidRDefault="006B53BB" w:rsidP="006B53BB">
      <w:pPr>
        <w:pStyle w:val="NoSpacing"/>
      </w:pPr>
      <w:r>
        <w:t>We find a public-access table of municipalities classified into these</w:t>
      </w:r>
    </w:p>
    <w:p w14:paraId="01EFB9B7" w14:textId="77777777" w:rsidR="006B53BB" w:rsidRDefault="006B53BB" w:rsidP="006B53BB">
      <w:pPr>
        <w:pStyle w:val="NoSpacing"/>
      </w:pPr>
      <w:r>
        <w:t>regions</w:t>
      </w:r>
    </w:p>
    <w:p w14:paraId="64B444D8" w14:textId="77777777" w:rsidR="006B53BB" w:rsidRDefault="006B53BB" w:rsidP="006B53BB">
      <w:pPr>
        <w:pStyle w:val="NoSpacing"/>
      </w:pPr>
      <w:r>
        <w:t>[here](https://www.datos.gov.co/Mapas-Nacionales/Departamentos-y-municipios-de-Colombia/xdk5-pm3f/about_data).</w:t>
      </w:r>
    </w:p>
    <w:p w14:paraId="72C2087B" w14:textId="77777777" w:rsidR="006B53BB" w:rsidRDefault="006B53BB" w:rsidP="006B53BB">
      <w:pPr>
        <w:pStyle w:val="NoSpacing"/>
      </w:pPr>
      <w:r>
        <w:t>There are other divisions, such as the 5 regions used by CEDE studies</w:t>
      </w:r>
    </w:p>
    <w:p w14:paraId="18CC4AC0" w14:textId="77777777" w:rsidR="006B53BB" w:rsidRDefault="006B53BB" w:rsidP="006B53BB">
      <w:pPr>
        <w:pStyle w:val="NoSpacing"/>
      </w:pPr>
      <w:r>
        <w:t xml:space="preserve">(Andina, Caribe, Pacifica, </w:t>
      </w:r>
      <w:proofErr w:type="spellStart"/>
      <w:r>
        <w:t>Orinoquia</w:t>
      </w:r>
      <w:proofErr w:type="spellEnd"/>
      <w:r>
        <w:t>, Amazonia), but for now we go with</w:t>
      </w:r>
    </w:p>
    <w:p w14:paraId="705C6929" w14:textId="77777777" w:rsidR="006B53BB" w:rsidRDefault="006B53BB" w:rsidP="006B53BB">
      <w:pPr>
        <w:pStyle w:val="NoSpacing"/>
      </w:pPr>
      <w:r>
        <w:t>the prior classification.</w:t>
      </w:r>
    </w:p>
    <w:p w14:paraId="243B39B1" w14:textId="77777777" w:rsidR="006B53BB" w:rsidRDefault="006B53BB" w:rsidP="006B53BB">
      <w:pPr>
        <w:pStyle w:val="NoSpacing"/>
      </w:pPr>
    </w:p>
    <w:p w14:paraId="0F20EF14" w14:textId="77777777" w:rsidR="006B53BB" w:rsidRDefault="006B53BB" w:rsidP="006B53BB">
      <w:pPr>
        <w:pStyle w:val="NoSpacing"/>
      </w:pPr>
      <w:r>
        <w:t>``</w:t>
      </w:r>
      <w:proofErr w:type="gramStart"/>
      <w:r>
        <w:t>`{</w:t>
      </w:r>
      <w:proofErr w:type="gramEnd"/>
      <w:r>
        <w:t>r, V18_6-9_read, include=FALSE, echo=FALSE}</w:t>
      </w:r>
    </w:p>
    <w:p w14:paraId="7D809972" w14:textId="77777777" w:rsidR="006B53BB" w:rsidRDefault="006B53BB" w:rsidP="006B53BB">
      <w:pPr>
        <w:pStyle w:val="NoSpacing"/>
      </w:pPr>
      <w:r>
        <w:t>#</w:t>
      </w:r>
      <w:proofErr w:type="gramStart"/>
      <w:r>
        <w:t>data</w:t>
      </w:r>
      <w:proofErr w:type="gramEnd"/>
      <w:r>
        <w:t xml:space="preserve"> from DANE regions requires some formatting before merging</w:t>
      </w:r>
    </w:p>
    <w:p w14:paraId="498B99AF" w14:textId="77777777" w:rsidR="006B53BB" w:rsidRDefault="006B53BB" w:rsidP="006B53BB">
      <w:pPr>
        <w:pStyle w:val="NoSpacing"/>
      </w:pPr>
      <w:r>
        <w:t xml:space="preserve">reg &lt;- </w:t>
      </w:r>
      <w:proofErr w:type="spellStart"/>
      <w:r>
        <w:t>read_</w:t>
      </w:r>
      <w:proofErr w:type="gramStart"/>
      <w:r>
        <w:t>csv</w:t>
      </w:r>
      <w:proofErr w:type="spellEnd"/>
      <w:r>
        <w:t>(</w:t>
      </w:r>
      <w:proofErr w:type="gramEnd"/>
      <w:r>
        <w:t>"G:/Shared drives/snvdem/snvdem24/data/geospatial/2018pmq/6-9_Cardinal/Departamentos_y_municipios_de_Colombia_20240312.csv")</w:t>
      </w:r>
    </w:p>
    <w:p w14:paraId="0B939E60" w14:textId="77777777" w:rsidR="006B53BB" w:rsidRDefault="006B53BB" w:rsidP="006B53BB">
      <w:pPr>
        <w:pStyle w:val="NoSpacing"/>
      </w:pPr>
      <w:r>
        <w:t>reg &lt;- reg %&gt;%</w:t>
      </w:r>
    </w:p>
    <w:p w14:paraId="392F8D83" w14:textId="77777777" w:rsidR="006B53BB" w:rsidRPr="006B53BB" w:rsidRDefault="006B53BB" w:rsidP="006B53BB">
      <w:pPr>
        <w:pStyle w:val="NoSpacing"/>
        <w:rPr>
          <w:lang w:val="es-CO"/>
          <w:rPrChange w:id="284" w:author="Michael Coppedge" w:date="2024-04-01T18:04:00Z">
            <w:rPr/>
          </w:rPrChange>
        </w:rPr>
      </w:pPr>
      <w:r>
        <w:t xml:space="preserve">  </w:t>
      </w:r>
      <w:proofErr w:type="spellStart"/>
      <w:proofErr w:type="gramStart"/>
      <w:r w:rsidRPr="006B53BB">
        <w:rPr>
          <w:lang w:val="es-CO"/>
          <w:rPrChange w:id="285" w:author="Michael Coppedge" w:date="2024-04-01T18:04:00Z">
            <w:rPr/>
          </w:rPrChange>
        </w:rPr>
        <w:t>rename</w:t>
      </w:r>
      <w:proofErr w:type="spellEnd"/>
      <w:r w:rsidRPr="006B53BB">
        <w:rPr>
          <w:lang w:val="es-CO"/>
          <w:rPrChange w:id="286" w:author="Michael Coppedge" w:date="2024-04-01T18:04:00Z">
            <w:rPr/>
          </w:rPrChange>
        </w:rPr>
        <w:t>(</w:t>
      </w:r>
      <w:proofErr w:type="spellStart"/>
      <w:proofErr w:type="gramEnd"/>
      <w:r w:rsidRPr="006B53BB">
        <w:rPr>
          <w:lang w:val="es-CO"/>
          <w:rPrChange w:id="287" w:author="Michael Coppedge" w:date="2024-04-01T18:04:00Z">
            <w:rPr/>
          </w:rPrChange>
        </w:rPr>
        <w:t>mpio</w:t>
      </w:r>
      <w:proofErr w:type="spellEnd"/>
      <w:r w:rsidRPr="006B53BB">
        <w:rPr>
          <w:lang w:val="es-CO"/>
          <w:rPrChange w:id="288" w:author="Michael Coppedge" w:date="2024-04-01T18:04:00Z">
            <w:rPr/>
          </w:rPrChange>
        </w:rPr>
        <w:t xml:space="preserve"> = `CÓDIGO DANE DEL MUNICIPIO`)</w:t>
      </w:r>
    </w:p>
    <w:p w14:paraId="70549CC0" w14:textId="77777777" w:rsidR="006B53BB" w:rsidRPr="006B53BB" w:rsidRDefault="006B53BB" w:rsidP="006B53BB">
      <w:pPr>
        <w:pStyle w:val="NoSpacing"/>
        <w:rPr>
          <w:lang w:val="es-CO"/>
          <w:rPrChange w:id="289" w:author="Michael Coppedge" w:date="2024-04-01T18:04:00Z">
            <w:rPr/>
          </w:rPrChange>
        </w:rPr>
      </w:pPr>
      <w:proofErr w:type="spellStart"/>
      <w:r w:rsidRPr="006B53BB">
        <w:rPr>
          <w:lang w:val="es-CO"/>
          <w:rPrChange w:id="290" w:author="Michael Coppedge" w:date="2024-04-01T18:04:00Z">
            <w:rPr/>
          </w:rPrChange>
        </w:rPr>
        <w:t>reg$MPIO_CDPMP</w:t>
      </w:r>
      <w:proofErr w:type="spellEnd"/>
      <w:r w:rsidRPr="006B53BB">
        <w:rPr>
          <w:lang w:val="es-CO"/>
          <w:rPrChange w:id="291" w:author="Michael Coppedge" w:date="2024-04-01T18:04:00Z">
            <w:rPr/>
          </w:rPrChange>
        </w:rPr>
        <w:t xml:space="preserve"> &lt;- </w:t>
      </w:r>
      <w:proofErr w:type="spellStart"/>
      <w:proofErr w:type="gramStart"/>
      <w:r w:rsidRPr="006B53BB">
        <w:rPr>
          <w:lang w:val="es-CO"/>
          <w:rPrChange w:id="292" w:author="Michael Coppedge" w:date="2024-04-01T18:04:00Z">
            <w:rPr/>
          </w:rPrChange>
        </w:rPr>
        <w:t>sprintf</w:t>
      </w:r>
      <w:proofErr w:type="spellEnd"/>
      <w:r w:rsidRPr="006B53BB">
        <w:rPr>
          <w:lang w:val="es-CO"/>
          <w:rPrChange w:id="293" w:author="Michael Coppedge" w:date="2024-04-01T18:04:00Z">
            <w:rPr/>
          </w:rPrChange>
        </w:rPr>
        <w:t>(</w:t>
      </w:r>
      <w:proofErr w:type="gramEnd"/>
      <w:r w:rsidRPr="006B53BB">
        <w:rPr>
          <w:lang w:val="es-CO"/>
          <w:rPrChange w:id="294" w:author="Michael Coppedge" w:date="2024-04-01T18:04:00Z">
            <w:rPr/>
          </w:rPrChange>
        </w:rPr>
        <w:t xml:space="preserve">"%.3f", </w:t>
      </w:r>
      <w:proofErr w:type="spellStart"/>
      <w:r w:rsidRPr="006B53BB">
        <w:rPr>
          <w:lang w:val="es-CO"/>
          <w:rPrChange w:id="295" w:author="Michael Coppedge" w:date="2024-04-01T18:04:00Z">
            <w:rPr/>
          </w:rPrChange>
        </w:rPr>
        <w:t>reg$mpio</w:t>
      </w:r>
      <w:proofErr w:type="spellEnd"/>
      <w:r w:rsidRPr="006B53BB">
        <w:rPr>
          <w:lang w:val="es-CO"/>
          <w:rPrChange w:id="296" w:author="Michael Coppedge" w:date="2024-04-01T18:04:00Z">
            <w:rPr/>
          </w:rPrChange>
        </w:rPr>
        <w:t xml:space="preserve">) #Codigo municipio </w:t>
      </w:r>
      <w:proofErr w:type="spellStart"/>
      <w:r w:rsidRPr="006B53BB">
        <w:rPr>
          <w:lang w:val="es-CO"/>
          <w:rPrChange w:id="297" w:author="Michael Coppedge" w:date="2024-04-01T18:04:00Z">
            <w:rPr/>
          </w:rPrChange>
        </w:rPr>
        <w:t>should</w:t>
      </w:r>
      <w:proofErr w:type="spellEnd"/>
      <w:r w:rsidRPr="006B53BB">
        <w:rPr>
          <w:lang w:val="es-CO"/>
          <w:rPrChange w:id="298" w:author="Michael Coppedge" w:date="2024-04-01T18:04:00Z">
            <w:rPr/>
          </w:rPrChange>
        </w:rPr>
        <w:t xml:space="preserve"> </w:t>
      </w:r>
      <w:proofErr w:type="spellStart"/>
      <w:r w:rsidRPr="006B53BB">
        <w:rPr>
          <w:lang w:val="es-CO"/>
          <w:rPrChange w:id="299" w:author="Michael Coppedge" w:date="2024-04-01T18:04:00Z">
            <w:rPr/>
          </w:rPrChange>
        </w:rPr>
        <w:t>have</w:t>
      </w:r>
      <w:proofErr w:type="spellEnd"/>
      <w:r w:rsidRPr="006B53BB">
        <w:rPr>
          <w:lang w:val="es-CO"/>
          <w:rPrChange w:id="300" w:author="Michael Coppedge" w:date="2024-04-01T18:04:00Z">
            <w:rPr/>
          </w:rPrChange>
        </w:rPr>
        <w:t xml:space="preserve"> 5 </w:t>
      </w:r>
      <w:proofErr w:type="spellStart"/>
      <w:r w:rsidRPr="006B53BB">
        <w:rPr>
          <w:lang w:val="es-CO"/>
          <w:rPrChange w:id="301" w:author="Michael Coppedge" w:date="2024-04-01T18:04:00Z">
            <w:rPr/>
          </w:rPrChange>
        </w:rPr>
        <w:t>digits</w:t>
      </w:r>
      <w:proofErr w:type="spellEnd"/>
    </w:p>
    <w:p w14:paraId="790E5A7F" w14:textId="77777777" w:rsidR="006B53BB" w:rsidRPr="006B53BB" w:rsidRDefault="006B53BB" w:rsidP="006B53BB">
      <w:pPr>
        <w:pStyle w:val="NoSpacing"/>
        <w:rPr>
          <w:lang w:val="es-CO"/>
          <w:rPrChange w:id="302" w:author="Michael Coppedge" w:date="2024-04-01T18:04:00Z">
            <w:rPr/>
          </w:rPrChange>
        </w:rPr>
      </w:pPr>
      <w:proofErr w:type="spellStart"/>
      <w:r w:rsidRPr="006B53BB">
        <w:rPr>
          <w:lang w:val="es-CO"/>
          <w:rPrChange w:id="303" w:author="Michael Coppedge" w:date="2024-04-01T18:04:00Z">
            <w:rPr/>
          </w:rPrChange>
        </w:rPr>
        <w:t>reg$MPIO_CDPMP</w:t>
      </w:r>
      <w:proofErr w:type="spellEnd"/>
      <w:r w:rsidRPr="006B53BB">
        <w:rPr>
          <w:lang w:val="es-CO"/>
          <w:rPrChange w:id="304" w:author="Michael Coppedge" w:date="2024-04-01T18:04:00Z">
            <w:rPr/>
          </w:rPrChange>
        </w:rPr>
        <w:t xml:space="preserve"> &lt;- </w:t>
      </w:r>
      <w:proofErr w:type="spellStart"/>
      <w:proofErr w:type="gramStart"/>
      <w:r w:rsidRPr="006B53BB">
        <w:rPr>
          <w:lang w:val="es-CO"/>
          <w:rPrChange w:id="305" w:author="Michael Coppedge" w:date="2024-04-01T18:04:00Z">
            <w:rPr/>
          </w:rPrChange>
        </w:rPr>
        <w:t>gsub</w:t>
      </w:r>
      <w:proofErr w:type="spellEnd"/>
      <w:r w:rsidRPr="006B53BB">
        <w:rPr>
          <w:lang w:val="es-CO"/>
          <w:rPrChange w:id="306" w:author="Michael Coppedge" w:date="2024-04-01T18:04:00Z">
            <w:rPr/>
          </w:rPrChange>
        </w:rPr>
        <w:t>(</w:t>
      </w:r>
      <w:proofErr w:type="gramEnd"/>
      <w:r w:rsidRPr="006B53BB">
        <w:rPr>
          <w:lang w:val="es-CO"/>
          <w:rPrChange w:id="307" w:author="Michael Coppedge" w:date="2024-04-01T18:04:00Z">
            <w:rPr/>
          </w:rPrChange>
        </w:rPr>
        <w:t xml:space="preserve">"\\.", "", </w:t>
      </w:r>
      <w:proofErr w:type="spellStart"/>
      <w:r w:rsidRPr="006B53BB">
        <w:rPr>
          <w:lang w:val="es-CO"/>
          <w:rPrChange w:id="308" w:author="Michael Coppedge" w:date="2024-04-01T18:04:00Z">
            <w:rPr/>
          </w:rPrChange>
        </w:rPr>
        <w:t>reg$MPIO_CDPMP</w:t>
      </w:r>
      <w:proofErr w:type="spellEnd"/>
      <w:r w:rsidRPr="006B53BB">
        <w:rPr>
          <w:lang w:val="es-CO"/>
          <w:rPrChange w:id="309" w:author="Michael Coppedge" w:date="2024-04-01T18:04:00Z">
            <w:rPr/>
          </w:rPrChange>
        </w:rPr>
        <w:t>)</w:t>
      </w:r>
    </w:p>
    <w:p w14:paraId="36B2B7F1" w14:textId="77777777" w:rsidR="006B53BB" w:rsidRPr="006B53BB" w:rsidRDefault="006B53BB" w:rsidP="006B53BB">
      <w:pPr>
        <w:pStyle w:val="NoSpacing"/>
        <w:rPr>
          <w:lang w:val="es-CO"/>
          <w:rPrChange w:id="310" w:author="Michael Coppedge" w:date="2024-04-01T18:04:00Z">
            <w:rPr/>
          </w:rPrChange>
        </w:rPr>
      </w:pPr>
      <w:proofErr w:type="spellStart"/>
      <w:r w:rsidRPr="006B53BB">
        <w:rPr>
          <w:lang w:val="es-CO"/>
          <w:rPrChange w:id="311" w:author="Michael Coppedge" w:date="2024-04-01T18:04:00Z">
            <w:rPr/>
          </w:rPrChange>
        </w:rPr>
        <w:t>reg$MPIO_CDPMP</w:t>
      </w:r>
      <w:proofErr w:type="spellEnd"/>
      <w:r w:rsidRPr="006B53BB">
        <w:rPr>
          <w:lang w:val="es-CO"/>
          <w:rPrChange w:id="312" w:author="Michael Coppedge" w:date="2024-04-01T18:04:00Z">
            <w:rPr/>
          </w:rPrChange>
        </w:rPr>
        <w:t xml:space="preserve"> &lt;- </w:t>
      </w:r>
      <w:proofErr w:type="spellStart"/>
      <w:r w:rsidRPr="006B53BB">
        <w:rPr>
          <w:lang w:val="es-CO"/>
          <w:rPrChange w:id="313" w:author="Michael Coppedge" w:date="2024-04-01T18:04:00Z">
            <w:rPr/>
          </w:rPrChange>
        </w:rPr>
        <w:t>ifelse</w:t>
      </w:r>
      <w:proofErr w:type="spellEnd"/>
      <w:r w:rsidRPr="006B53BB">
        <w:rPr>
          <w:lang w:val="es-CO"/>
          <w:rPrChange w:id="314" w:author="Michael Coppedge" w:date="2024-04-01T18:04:00Z">
            <w:rPr/>
          </w:rPrChange>
        </w:rPr>
        <w:t>(</w:t>
      </w:r>
      <w:proofErr w:type="spellStart"/>
      <w:r w:rsidRPr="006B53BB">
        <w:rPr>
          <w:lang w:val="es-CO"/>
          <w:rPrChange w:id="315" w:author="Michael Coppedge" w:date="2024-04-01T18:04:00Z">
            <w:rPr/>
          </w:rPrChange>
        </w:rPr>
        <w:t>nchar</w:t>
      </w:r>
      <w:proofErr w:type="spellEnd"/>
      <w:r w:rsidRPr="006B53BB">
        <w:rPr>
          <w:lang w:val="es-CO"/>
          <w:rPrChange w:id="316" w:author="Michael Coppedge" w:date="2024-04-01T18:04:00Z">
            <w:rPr/>
          </w:rPrChange>
        </w:rPr>
        <w:t>(</w:t>
      </w:r>
      <w:proofErr w:type="spellStart"/>
      <w:r w:rsidRPr="006B53BB">
        <w:rPr>
          <w:lang w:val="es-CO"/>
          <w:rPrChange w:id="317" w:author="Michael Coppedge" w:date="2024-04-01T18:04:00Z">
            <w:rPr/>
          </w:rPrChange>
        </w:rPr>
        <w:t>reg$MPIO_CDPMP</w:t>
      </w:r>
      <w:proofErr w:type="spellEnd"/>
      <w:r w:rsidRPr="006B53BB">
        <w:rPr>
          <w:lang w:val="es-CO"/>
          <w:rPrChange w:id="318" w:author="Michael Coppedge" w:date="2024-04-01T18:04:00Z">
            <w:rPr/>
          </w:rPrChange>
        </w:rPr>
        <w:t xml:space="preserve">) == 4, </w:t>
      </w:r>
      <w:proofErr w:type="spellStart"/>
      <w:proofErr w:type="gramStart"/>
      <w:r w:rsidRPr="006B53BB">
        <w:rPr>
          <w:lang w:val="es-CO"/>
          <w:rPrChange w:id="319" w:author="Michael Coppedge" w:date="2024-04-01T18:04:00Z">
            <w:rPr/>
          </w:rPrChange>
        </w:rPr>
        <w:t>sprintf</w:t>
      </w:r>
      <w:proofErr w:type="spellEnd"/>
      <w:r w:rsidRPr="006B53BB">
        <w:rPr>
          <w:lang w:val="es-CO"/>
          <w:rPrChange w:id="320" w:author="Michael Coppedge" w:date="2024-04-01T18:04:00Z">
            <w:rPr/>
          </w:rPrChange>
        </w:rPr>
        <w:t>(</w:t>
      </w:r>
      <w:proofErr w:type="gramEnd"/>
      <w:r w:rsidRPr="006B53BB">
        <w:rPr>
          <w:lang w:val="es-CO"/>
          <w:rPrChange w:id="321" w:author="Michael Coppedge" w:date="2024-04-01T18:04:00Z">
            <w:rPr/>
          </w:rPrChange>
        </w:rPr>
        <w:t xml:space="preserve">"0%s", </w:t>
      </w:r>
      <w:proofErr w:type="spellStart"/>
      <w:r w:rsidRPr="006B53BB">
        <w:rPr>
          <w:lang w:val="es-CO"/>
          <w:rPrChange w:id="322" w:author="Michael Coppedge" w:date="2024-04-01T18:04:00Z">
            <w:rPr/>
          </w:rPrChange>
        </w:rPr>
        <w:t>reg$MPIO_CDPMP</w:t>
      </w:r>
      <w:proofErr w:type="spellEnd"/>
      <w:r w:rsidRPr="006B53BB">
        <w:rPr>
          <w:lang w:val="es-CO"/>
          <w:rPrChange w:id="323" w:author="Michael Coppedge" w:date="2024-04-01T18:04:00Z">
            <w:rPr/>
          </w:rPrChange>
        </w:rPr>
        <w:t xml:space="preserve">), </w:t>
      </w:r>
      <w:proofErr w:type="spellStart"/>
      <w:r w:rsidRPr="006B53BB">
        <w:rPr>
          <w:lang w:val="es-CO"/>
          <w:rPrChange w:id="324" w:author="Michael Coppedge" w:date="2024-04-01T18:04:00Z">
            <w:rPr/>
          </w:rPrChange>
        </w:rPr>
        <w:t>reg$MPIO_CDPMP</w:t>
      </w:r>
      <w:proofErr w:type="spellEnd"/>
      <w:r w:rsidRPr="006B53BB">
        <w:rPr>
          <w:lang w:val="es-CO"/>
          <w:rPrChange w:id="325" w:author="Michael Coppedge" w:date="2024-04-01T18:04:00Z">
            <w:rPr/>
          </w:rPrChange>
        </w:rPr>
        <w:t>)</w:t>
      </w:r>
    </w:p>
    <w:p w14:paraId="0147717F" w14:textId="77777777" w:rsidR="006B53BB" w:rsidRPr="006B53BB" w:rsidRDefault="006B53BB" w:rsidP="006B53BB">
      <w:pPr>
        <w:pStyle w:val="NoSpacing"/>
        <w:rPr>
          <w:lang w:val="es-CO"/>
          <w:rPrChange w:id="326" w:author="Michael Coppedge" w:date="2024-04-01T18:04:00Z">
            <w:rPr/>
          </w:rPrChange>
        </w:rPr>
      </w:pPr>
    </w:p>
    <w:p w14:paraId="2CD9B98E" w14:textId="77777777" w:rsidR="006B53BB" w:rsidRDefault="006B53BB" w:rsidP="006B53BB">
      <w:pPr>
        <w:pStyle w:val="NoSpacing"/>
      </w:pPr>
      <w:r>
        <w:t>```</w:t>
      </w:r>
    </w:p>
    <w:p w14:paraId="37B03AB4" w14:textId="77777777" w:rsidR="006B53BB" w:rsidRDefault="006B53BB" w:rsidP="006B53BB">
      <w:pPr>
        <w:pStyle w:val="NoSpacing"/>
      </w:pPr>
    </w:p>
    <w:p w14:paraId="7EC8E09E" w14:textId="77777777" w:rsidR="006B53BB" w:rsidRDefault="006B53BB" w:rsidP="006B53BB">
      <w:pPr>
        <w:pStyle w:val="NoSpacing"/>
      </w:pPr>
      <w:r>
        <w:t>We decide to group the regions in the following manner (see code below),</w:t>
      </w:r>
    </w:p>
    <w:p w14:paraId="7B5E1205" w14:textId="77777777" w:rsidR="006B53BB" w:rsidRDefault="006B53BB" w:rsidP="006B53BB">
      <w:pPr>
        <w:pStyle w:val="NoSpacing"/>
      </w:pPr>
      <w:r>
        <w:t>creating a new variable called "Cardinal". Then, we merge our V-Dem data</w:t>
      </w:r>
    </w:p>
    <w:p w14:paraId="62E63723" w14:textId="77777777" w:rsidR="006B53BB" w:rsidRDefault="006B53BB" w:rsidP="006B53BB">
      <w:pPr>
        <w:pStyle w:val="NoSpacing"/>
      </w:pPr>
      <w:r>
        <w:t>related to responses #6-9 for each subnational survey question.</w:t>
      </w:r>
    </w:p>
    <w:p w14:paraId="34DE1428" w14:textId="77777777" w:rsidR="006B53BB" w:rsidRDefault="006B53BB" w:rsidP="006B53BB">
      <w:pPr>
        <w:pStyle w:val="NoSpacing"/>
      </w:pPr>
    </w:p>
    <w:p w14:paraId="46B7FF39" w14:textId="77777777" w:rsidR="006B53BB" w:rsidRDefault="006B53BB" w:rsidP="006B53BB">
      <w:pPr>
        <w:pStyle w:val="NoSpacing"/>
      </w:pPr>
      <w:r>
        <w:t>``</w:t>
      </w:r>
      <w:proofErr w:type="gramStart"/>
      <w:r>
        <w:t>`{</w:t>
      </w:r>
      <w:proofErr w:type="gramEnd"/>
      <w:r>
        <w:t>r, V18_6-9_vdem, include=FALSE, echo=FALSE}</w:t>
      </w:r>
    </w:p>
    <w:p w14:paraId="1BC70C7E" w14:textId="77777777" w:rsidR="006B53BB" w:rsidRDefault="006B53BB" w:rsidP="006B53BB">
      <w:pPr>
        <w:pStyle w:val="NoSpacing"/>
      </w:pPr>
      <w:r>
        <w:t>unique(</w:t>
      </w:r>
      <w:proofErr w:type="spellStart"/>
      <w:r>
        <w:t>reg$REGION</w:t>
      </w:r>
      <w:proofErr w:type="spellEnd"/>
      <w:r>
        <w:t>)</w:t>
      </w:r>
    </w:p>
    <w:p w14:paraId="3E370EFF" w14:textId="77777777" w:rsidR="006B53BB" w:rsidRDefault="006B53BB" w:rsidP="006B53BB">
      <w:pPr>
        <w:pStyle w:val="NoSpacing"/>
      </w:pPr>
      <w:r>
        <w:t>reg &lt;- reg %&gt;%</w:t>
      </w:r>
    </w:p>
    <w:p w14:paraId="61472294" w14:textId="77777777" w:rsidR="006B53BB" w:rsidRDefault="006B53BB" w:rsidP="006B53BB">
      <w:pPr>
        <w:pStyle w:val="NoSpacing"/>
      </w:pPr>
      <w:r>
        <w:t xml:space="preserve">  </w:t>
      </w:r>
      <w:proofErr w:type="gramStart"/>
      <w:r>
        <w:t>mutate(</w:t>
      </w:r>
      <w:proofErr w:type="gramEnd"/>
      <w:r>
        <w:t xml:space="preserve">Cardinal = </w:t>
      </w:r>
      <w:proofErr w:type="spellStart"/>
      <w:r>
        <w:t>case_when</w:t>
      </w:r>
      <w:proofErr w:type="spellEnd"/>
      <w:r>
        <w:t>(</w:t>
      </w:r>
    </w:p>
    <w:p w14:paraId="01066EB9" w14:textId="77777777" w:rsidR="006B53BB" w:rsidRPr="006B53BB" w:rsidRDefault="006B53BB" w:rsidP="006B53BB">
      <w:pPr>
        <w:pStyle w:val="NoSpacing"/>
        <w:rPr>
          <w:lang w:val="es-CO"/>
          <w:rPrChange w:id="327" w:author="Michael Coppedge" w:date="2024-04-01T18:04:00Z">
            <w:rPr/>
          </w:rPrChange>
        </w:rPr>
      </w:pPr>
      <w:r>
        <w:t xml:space="preserve">    </w:t>
      </w:r>
      <w:r w:rsidRPr="006B53BB">
        <w:rPr>
          <w:lang w:val="es-CO"/>
          <w:rPrChange w:id="328" w:author="Michael Coppedge" w:date="2024-04-01T18:04:00Z">
            <w:rPr/>
          </w:rPrChange>
        </w:rPr>
        <w:t xml:space="preserve">REGION %in% </w:t>
      </w:r>
      <w:proofErr w:type="gramStart"/>
      <w:r w:rsidRPr="006B53BB">
        <w:rPr>
          <w:lang w:val="es-CO"/>
          <w:rPrChange w:id="329" w:author="Michael Coppedge" w:date="2024-04-01T18:04:00Z">
            <w:rPr/>
          </w:rPrChange>
        </w:rPr>
        <w:t>c(</w:t>
      </w:r>
      <w:proofErr w:type="gramEnd"/>
      <w:r w:rsidRPr="006B53BB">
        <w:rPr>
          <w:lang w:val="es-CO"/>
          <w:rPrChange w:id="330" w:author="Michael Coppedge" w:date="2024-04-01T18:04:00Z">
            <w:rPr/>
          </w:rPrChange>
        </w:rPr>
        <w:t>'Región Caribe', 'Región Eje Cafetero - Antioquia') ~ 'North',</w:t>
      </w:r>
    </w:p>
    <w:p w14:paraId="6ED25259" w14:textId="77777777" w:rsidR="006B53BB" w:rsidRPr="006B53BB" w:rsidRDefault="006B53BB" w:rsidP="006B53BB">
      <w:pPr>
        <w:pStyle w:val="NoSpacing"/>
        <w:rPr>
          <w:lang w:val="es-CO"/>
          <w:rPrChange w:id="331" w:author="Michael Coppedge" w:date="2024-04-01T18:04:00Z">
            <w:rPr/>
          </w:rPrChange>
        </w:rPr>
      </w:pPr>
      <w:r w:rsidRPr="006B53BB">
        <w:rPr>
          <w:lang w:val="es-CO"/>
          <w:rPrChange w:id="332" w:author="Michael Coppedge" w:date="2024-04-01T18:04:00Z">
            <w:rPr/>
          </w:rPrChange>
        </w:rPr>
        <w:t xml:space="preserve">    REGION %in% </w:t>
      </w:r>
      <w:proofErr w:type="gramStart"/>
      <w:r w:rsidRPr="006B53BB">
        <w:rPr>
          <w:lang w:val="es-CO"/>
          <w:rPrChange w:id="333" w:author="Michael Coppedge" w:date="2024-04-01T18:04:00Z">
            <w:rPr/>
          </w:rPrChange>
        </w:rPr>
        <w:t>c(</w:t>
      </w:r>
      <w:proofErr w:type="gramEnd"/>
      <w:r w:rsidRPr="006B53BB">
        <w:rPr>
          <w:lang w:val="es-CO"/>
          <w:rPrChange w:id="334" w:author="Michael Coppedge" w:date="2024-04-01T18:04:00Z">
            <w:rPr/>
          </w:rPrChange>
        </w:rPr>
        <w:t>'Región Centro Oriente', 'Región Llano') ~ 'East',</w:t>
      </w:r>
    </w:p>
    <w:p w14:paraId="15AE0171" w14:textId="77777777" w:rsidR="006B53BB" w:rsidRPr="006B53BB" w:rsidRDefault="006B53BB" w:rsidP="006B53BB">
      <w:pPr>
        <w:pStyle w:val="NoSpacing"/>
        <w:rPr>
          <w:lang w:val="es-CO"/>
          <w:rPrChange w:id="335" w:author="Michael Coppedge" w:date="2024-04-01T18:04:00Z">
            <w:rPr/>
          </w:rPrChange>
        </w:rPr>
      </w:pPr>
      <w:r w:rsidRPr="006B53BB">
        <w:rPr>
          <w:lang w:val="es-CO"/>
          <w:rPrChange w:id="336" w:author="Michael Coppedge" w:date="2024-04-01T18:04:00Z">
            <w:rPr/>
          </w:rPrChange>
        </w:rPr>
        <w:t xml:space="preserve">    REGION == 'Región Centro Sur' ~ 'South',</w:t>
      </w:r>
    </w:p>
    <w:p w14:paraId="4F7A1AA6" w14:textId="77777777" w:rsidR="006B53BB" w:rsidRPr="006B53BB" w:rsidRDefault="006B53BB" w:rsidP="006B53BB">
      <w:pPr>
        <w:pStyle w:val="NoSpacing"/>
        <w:rPr>
          <w:lang w:val="es-CO"/>
          <w:rPrChange w:id="337" w:author="Michael Coppedge" w:date="2024-04-01T18:04:00Z">
            <w:rPr/>
          </w:rPrChange>
        </w:rPr>
      </w:pPr>
      <w:r w:rsidRPr="006B53BB">
        <w:rPr>
          <w:lang w:val="es-CO"/>
          <w:rPrChange w:id="338" w:author="Michael Coppedge" w:date="2024-04-01T18:04:00Z">
            <w:rPr/>
          </w:rPrChange>
        </w:rPr>
        <w:t xml:space="preserve">    REGION == 'Región Pacífico' ~ 'West',</w:t>
      </w:r>
    </w:p>
    <w:p w14:paraId="1A5D40E7" w14:textId="77777777" w:rsidR="006B53BB" w:rsidRPr="006B53BB" w:rsidRDefault="006B53BB" w:rsidP="006B53BB">
      <w:pPr>
        <w:pStyle w:val="NoSpacing"/>
        <w:rPr>
          <w:lang w:val="es-CO"/>
          <w:rPrChange w:id="339" w:author="Michael Coppedge" w:date="2024-04-01T18:04:00Z">
            <w:rPr/>
          </w:rPrChange>
        </w:rPr>
      </w:pPr>
      <w:r w:rsidRPr="006B53BB">
        <w:rPr>
          <w:lang w:val="es-CO"/>
          <w:rPrChange w:id="340" w:author="Michael Coppedge" w:date="2024-04-01T18:04:00Z">
            <w:rPr/>
          </w:rPrChange>
        </w:rPr>
        <w:t xml:space="preserve">    TRUE ~ </w:t>
      </w:r>
      <w:proofErr w:type="spellStart"/>
      <w:r w:rsidRPr="006B53BB">
        <w:rPr>
          <w:lang w:val="es-CO"/>
          <w:rPrChange w:id="341" w:author="Michael Coppedge" w:date="2024-04-01T18:04:00Z">
            <w:rPr/>
          </w:rPrChange>
        </w:rPr>
        <w:t>NA_character</w:t>
      </w:r>
      <w:proofErr w:type="spellEnd"/>
      <w:r w:rsidRPr="006B53BB">
        <w:rPr>
          <w:lang w:val="es-CO"/>
          <w:rPrChange w:id="342" w:author="Michael Coppedge" w:date="2024-04-01T18:04:00Z">
            <w:rPr/>
          </w:rPrChange>
        </w:rPr>
        <w:t>_</w:t>
      </w:r>
    </w:p>
    <w:p w14:paraId="068F954B" w14:textId="77777777" w:rsidR="006B53BB" w:rsidRDefault="006B53BB" w:rsidP="006B53BB">
      <w:pPr>
        <w:pStyle w:val="NoSpacing"/>
      </w:pPr>
      <w:r w:rsidRPr="006B53BB">
        <w:rPr>
          <w:lang w:val="es-CO"/>
          <w:rPrChange w:id="343" w:author="Michael Coppedge" w:date="2024-04-01T18:04:00Z">
            <w:rPr/>
          </w:rPrChange>
        </w:rPr>
        <w:t xml:space="preserve">  </w:t>
      </w:r>
      <w:r>
        <w:t>))</w:t>
      </w:r>
    </w:p>
    <w:p w14:paraId="4D5F1AA3" w14:textId="77777777" w:rsidR="006B53BB" w:rsidRDefault="006B53BB" w:rsidP="006B53BB">
      <w:pPr>
        <w:pStyle w:val="NoSpacing"/>
      </w:pPr>
    </w:p>
    <w:p w14:paraId="548DC87D" w14:textId="77777777" w:rsidR="006B53BB" w:rsidRDefault="006B53BB" w:rsidP="006B53BB">
      <w:pPr>
        <w:pStyle w:val="NoSpacing"/>
      </w:pPr>
      <w:r>
        <w:t># V-Dem merge:</w:t>
      </w:r>
    </w:p>
    <w:p w14:paraId="5E51451D" w14:textId="77777777" w:rsidR="006B53BB" w:rsidRDefault="006B53BB" w:rsidP="006B53BB">
      <w:pPr>
        <w:pStyle w:val="NoSpacing"/>
      </w:pPr>
      <w:r>
        <w:t># "less free and fair subnational elections"</w:t>
      </w:r>
    </w:p>
    <w:p w14:paraId="6ED56457" w14:textId="77777777" w:rsidR="006B53BB" w:rsidRDefault="006B53BB" w:rsidP="006B53BB">
      <w:pPr>
        <w:pStyle w:val="NoSpacing"/>
      </w:pPr>
      <w:r>
        <w:t xml:space="preserve">reg &lt;- reg %&gt;% </w:t>
      </w:r>
    </w:p>
    <w:p w14:paraId="0B7752A6" w14:textId="77777777" w:rsidR="006B53BB" w:rsidRDefault="006B53BB" w:rsidP="006B53BB">
      <w:pPr>
        <w:pStyle w:val="NoSpacing"/>
      </w:pPr>
      <w:r>
        <w:t xml:space="preserve">  </w:t>
      </w:r>
      <w:proofErr w:type="gramStart"/>
      <w:r>
        <w:t>mutate(</w:t>
      </w:r>
      <w:proofErr w:type="spellStart"/>
      <w:proofErr w:type="gramEnd"/>
      <w:r>
        <w:t>elsnlfc</w:t>
      </w:r>
      <w:proofErr w:type="spellEnd"/>
      <w:r>
        <w:t xml:space="preserve"> = </w:t>
      </w:r>
      <w:proofErr w:type="spellStart"/>
      <w:r>
        <w:t>case_when</w:t>
      </w:r>
      <w:proofErr w:type="spellEnd"/>
      <w:r>
        <w:t>(</w:t>
      </w:r>
    </w:p>
    <w:p w14:paraId="7BAA534A" w14:textId="77777777" w:rsidR="006B53BB" w:rsidRDefault="006B53BB" w:rsidP="006B53BB">
      <w:pPr>
        <w:pStyle w:val="NoSpacing"/>
      </w:pPr>
      <w:r>
        <w:t xml:space="preserve">    Cardinal == "North" ~ v13_col_sn_2018$v2elsnlfc_6,  </w:t>
      </w:r>
    </w:p>
    <w:p w14:paraId="504A256F" w14:textId="77777777" w:rsidR="006B53BB" w:rsidRDefault="006B53BB" w:rsidP="006B53BB">
      <w:pPr>
        <w:pStyle w:val="NoSpacing"/>
      </w:pPr>
      <w:r>
        <w:t xml:space="preserve">    Cardinal == "South" ~ v13_col_sn_2018$v2elsnlfc_7,</w:t>
      </w:r>
    </w:p>
    <w:p w14:paraId="478AEE5D" w14:textId="77777777" w:rsidR="006B53BB" w:rsidRDefault="006B53BB" w:rsidP="006B53BB">
      <w:pPr>
        <w:pStyle w:val="NoSpacing"/>
      </w:pPr>
      <w:r>
        <w:t xml:space="preserve">    Cardinal == "West" ~ v13_col_sn_2018$v2elsnlfc_8,  </w:t>
      </w:r>
    </w:p>
    <w:p w14:paraId="37E733DC" w14:textId="77777777" w:rsidR="006B53BB" w:rsidRDefault="006B53BB" w:rsidP="006B53BB">
      <w:pPr>
        <w:pStyle w:val="NoSpacing"/>
      </w:pPr>
      <w:r>
        <w:t xml:space="preserve">    Cardinal == "East" ~ v13_col_sn_2018$v2elsnlfc_9,</w:t>
      </w:r>
    </w:p>
    <w:p w14:paraId="3BBD631A" w14:textId="77777777" w:rsidR="006B53BB" w:rsidRDefault="006B53BB" w:rsidP="006B53BB">
      <w:pPr>
        <w:pStyle w:val="NoSpacing"/>
      </w:pPr>
      <w:r>
        <w:t xml:space="preserve">    TRUE ~ </w:t>
      </w:r>
      <w:proofErr w:type="spellStart"/>
      <w:r>
        <w:t>NA_real</w:t>
      </w:r>
      <w:proofErr w:type="spellEnd"/>
      <w:r>
        <w:t xml:space="preserve">_ </w:t>
      </w:r>
    </w:p>
    <w:p w14:paraId="6B8FB0AA" w14:textId="77777777" w:rsidR="006B53BB" w:rsidRDefault="006B53BB" w:rsidP="006B53BB">
      <w:pPr>
        <w:pStyle w:val="NoSpacing"/>
      </w:pPr>
      <w:r>
        <w:t>))</w:t>
      </w:r>
    </w:p>
    <w:p w14:paraId="027949E5" w14:textId="77777777" w:rsidR="006B53BB" w:rsidRDefault="006B53BB" w:rsidP="006B53BB">
      <w:pPr>
        <w:pStyle w:val="NoSpacing"/>
      </w:pPr>
      <w:r>
        <w:t># "more free and fair subnational elections"</w:t>
      </w:r>
    </w:p>
    <w:p w14:paraId="02148B78" w14:textId="77777777" w:rsidR="006B53BB" w:rsidRDefault="006B53BB" w:rsidP="006B53BB">
      <w:pPr>
        <w:pStyle w:val="NoSpacing"/>
      </w:pPr>
      <w:r>
        <w:t xml:space="preserve">reg &lt;- reg %&gt;% </w:t>
      </w:r>
    </w:p>
    <w:p w14:paraId="693733B0" w14:textId="77777777" w:rsidR="006B53BB" w:rsidRDefault="006B53BB" w:rsidP="006B53BB">
      <w:pPr>
        <w:pStyle w:val="NoSpacing"/>
      </w:pPr>
      <w:r>
        <w:t xml:space="preserve">  </w:t>
      </w:r>
      <w:proofErr w:type="gramStart"/>
      <w:r>
        <w:t>mutate(</w:t>
      </w:r>
      <w:proofErr w:type="spellStart"/>
      <w:proofErr w:type="gramEnd"/>
      <w:r>
        <w:t>elsnmrfc</w:t>
      </w:r>
      <w:proofErr w:type="spellEnd"/>
      <w:r>
        <w:t xml:space="preserve"> = </w:t>
      </w:r>
      <w:proofErr w:type="spellStart"/>
      <w:r>
        <w:t>case_when</w:t>
      </w:r>
      <w:proofErr w:type="spellEnd"/>
      <w:r>
        <w:t>(</w:t>
      </w:r>
    </w:p>
    <w:p w14:paraId="05C6E783" w14:textId="77777777" w:rsidR="006B53BB" w:rsidRDefault="006B53BB" w:rsidP="006B53BB">
      <w:pPr>
        <w:pStyle w:val="NoSpacing"/>
      </w:pPr>
      <w:r>
        <w:t xml:space="preserve">    Cardinal == "North" ~ v13_col_sn_2018$v2elsnmrfc_6,</w:t>
      </w:r>
    </w:p>
    <w:p w14:paraId="3AAC5319" w14:textId="77777777" w:rsidR="006B53BB" w:rsidRDefault="006B53BB" w:rsidP="006B53BB">
      <w:pPr>
        <w:pStyle w:val="NoSpacing"/>
      </w:pPr>
      <w:r>
        <w:t xml:space="preserve">    Cardinal == "South" ~ v13_col_sn_2018$v2elsnmrfc_7,</w:t>
      </w:r>
    </w:p>
    <w:p w14:paraId="7FFCBCFF" w14:textId="77777777" w:rsidR="006B53BB" w:rsidRDefault="006B53BB" w:rsidP="006B53BB">
      <w:pPr>
        <w:pStyle w:val="NoSpacing"/>
      </w:pPr>
      <w:r>
        <w:t xml:space="preserve">    Cardinal == "West" ~ v13_col_sn_2018$v2elsnmrfc_8,  </w:t>
      </w:r>
    </w:p>
    <w:p w14:paraId="1DEB7774" w14:textId="77777777" w:rsidR="006B53BB" w:rsidRDefault="006B53BB" w:rsidP="006B53BB">
      <w:pPr>
        <w:pStyle w:val="NoSpacing"/>
      </w:pPr>
      <w:r>
        <w:t xml:space="preserve">    Cardinal == "East" ~ v13_col_sn_2018$v2elsnmrfc_9,</w:t>
      </w:r>
    </w:p>
    <w:p w14:paraId="6D525782" w14:textId="77777777" w:rsidR="006B53BB" w:rsidRDefault="006B53BB" w:rsidP="006B53BB">
      <w:pPr>
        <w:pStyle w:val="NoSpacing"/>
      </w:pPr>
      <w:r>
        <w:t xml:space="preserve">    TRUE ~ </w:t>
      </w:r>
      <w:proofErr w:type="spellStart"/>
      <w:r>
        <w:t>NA_real</w:t>
      </w:r>
      <w:proofErr w:type="spellEnd"/>
      <w:r>
        <w:t xml:space="preserve">_ </w:t>
      </w:r>
    </w:p>
    <w:p w14:paraId="0AF4032D" w14:textId="77777777" w:rsidR="006B53BB" w:rsidRDefault="006B53BB" w:rsidP="006B53BB">
      <w:pPr>
        <w:pStyle w:val="NoSpacing"/>
      </w:pPr>
      <w:r>
        <w:t>))</w:t>
      </w:r>
    </w:p>
    <w:p w14:paraId="4E2A8D05" w14:textId="77777777" w:rsidR="006B53BB" w:rsidRDefault="006B53BB" w:rsidP="006B53BB">
      <w:pPr>
        <w:pStyle w:val="NoSpacing"/>
      </w:pPr>
      <w:r>
        <w:t># "stronger civil liberties"</w:t>
      </w:r>
    </w:p>
    <w:p w14:paraId="5170D115" w14:textId="77777777" w:rsidR="006B53BB" w:rsidRDefault="006B53BB" w:rsidP="006B53BB">
      <w:pPr>
        <w:pStyle w:val="NoSpacing"/>
      </w:pPr>
      <w:r>
        <w:t xml:space="preserve">reg &lt;- reg %&gt;% </w:t>
      </w:r>
    </w:p>
    <w:p w14:paraId="7011EB6B" w14:textId="77777777" w:rsidR="006B53BB" w:rsidRDefault="006B53BB" w:rsidP="006B53BB">
      <w:pPr>
        <w:pStyle w:val="NoSpacing"/>
      </w:pPr>
      <w:r>
        <w:t xml:space="preserve">  </w:t>
      </w:r>
      <w:proofErr w:type="gramStart"/>
      <w:r>
        <w:t>mutate(</w:t>
      </w:r>
      <w:proofErr w:type="spellStart"/>
      <w:proofErr w:type="gramEnd"/>
      <w:r>
        <w:t>clrgstch</w:t>
      </w:r>
      <w:proofErr w:type="spellEnd"/>
      <w:r>
        <w:t xml:space="preserve"> = </w:t>
      </w:r>
      <w:proofErr w:type="spellStart"/>
      <w:r>
        <w:t>case_when</w:t>
      </w:r>
      <w:proofErr w:type="spellEnd"/>
      <w:r>
        <w:t>(</w:t>
      </w:r>
    </w:p>
    <w:p w14:paraId="7A814B13" w14:textId="77777777" w:rsidR="006B53BB" w:rsidRDefault="006B53BB" w:rsidP="006B53BB">
      <w:pPr>
        <w:pStyle w:val="NoSpacing"/>
      </w:pPr>
      <w:r>
        <w:t xml:space="preserve">    Cardinal == "North" ~ v13_col_sn_2018$v2clrgstch_6, </w:t>
      </w:r>
    </w:p>
    <w:p w14:paraId="4D2A049F" w14:textId="77777777" w:rsidR="006B53BB" w:rsidRDefault="006B53BB" w:rsidP="006B53BB">
      <w:pPr>
        <w:pStyle w:val="NoSpacing"/>
      </w:pPr>
      <w:r>
        <w:t xml:space="preserve">    Cardinal == "South" ~ v13_col_sn_2018$v2clrgstch_7,</w:t>
      </w:r>
    </w:p>
    <w:p w14:paraId="6000372E" w14:textId="77777777" w:rsidR="006B53BB" w:rsidRDefault="006B53BB" w:rsidP="006B53BB">
      <w:pPr>
        <w:pStyle w:val="NoSpacing"/>
      </w:pPr>
      <w:r>
        <w:t xml:space="preserve">    Cardinal == "West" ~ v13_col_sn_2018$v2clrgstch_8,  </w:t>
      </w:r>
    </w:p>
    <w:p w14:paraId="0351BD60" w14:textId="77777777" w:rsidR="006B53BB" w:rsidRDefault="006B53BB" w:rsidP="006B53BB">
      <w:pPr>
        <w:pStyle w:val="NoSpacing"/>
      </w:pPr>
      <w:r>
        <w:t xml:space="preserve">    Cardinal == "East" ~ v13_col_sn_2018$v2clrgstch_9,</w:t>
      </w:r>
    </w:p>
    <w:p w14:paraId="71DAC14C" w14:textId="77777777" w:rsidR="006B53BB" w:rsidRDefault="006B53BB" w:rsidP="006B53BB">
      <w:pPr>
        <w:pStyle w:val="NoSpacing"/>
      </w:pPr>
      <w:r>
        <w:t xml:space="preserve">    TRUE ~ </w:t>
      </w:r>
      <w:proofErr w:type="spellStart"/>
      <w:r>
        <w:t>NA_real</w:t>
      </w:r>
      <w:proofErr w:type="spellEnd"/>
      <w:r>
        <w:t>_</w:t>
      </w:r>
    </w:p>
    <w:p w14:paraId="70366E01" w14:textId="77777777" w:rsidR="006B53BB" w:rsidRDefault="006B53BB" w:rsidP="006B53BB">
      <w:pPr>
        <w:pStyle w:val="NoSpacing"/>
      </w:pPr>
      <w:r>
        <w:t>))</w:t>
      </w:r>
    </w:p>
    <w:p w14:paraId="732714C5" w14:textId="77777777" w:rsidR="006B53BB" w:rsidRDefault="006B53BB" w:rsidP="006B53BB">
      <w:pPr>
        <w:pStyle w:val="NoSpacing"/>
      </w:pPr>
      <w:r>
        <w:t># "weaker civil liberties"</w:t>
      </w:r>
    </w:p>
    <w:p w14:paraId="3D54C5DF" w14:textId="77777777" w:rsidR="006B53BB" w:rsidRDefault="006B53BB" w:rsidP="006B53BB">
      <w:pPr>
        <w:pStyle w:val="NoSpacing"/>
      </w:pPr>
      <w:r>
        <w:t xml:space="preserve">reg &lt;- reg %&gt;% </w:t>
      </w:r>
    </w:p>
    <w:p w14:paraId="7837E309" w14:textId="77777777" w:rsidR="006B53BB" w:rsidRDefault="006B53BB" w:rsidP="006B53BB">
      <w:pPr>
        <w:pStyle w:val="NoSpacing"/>
      </w:pPr>
      <w:r>
        <w:t xml:space="preserve">  </w:t>
      </w:r>
      <w:proofErr w:type="gramStart"/>
      <w:r>
        <w:t>mutate(</w:t>
      </w:r>
      <w:proofErr w:type="spellStart"/>
      <w:proofErr w:type="gramEnd"/>
      <w:r>
        <w:t>clrgwkch</w:t>
      </w:r>
      <w:proofErr w:type="spellEnd"/>
      <w:r>
        <w:t xml:space="preserve"> = </w:t>
      </w:r>
      <w:proofErr w:type="spellStart"/>
      <w:r>
        <w:t>case_when</w:t>
      </w:r>
      <w:proofErr w:type="spellEnd"/>
      <w:r>
        <w:t xml:space="preserve">( </w:t>
      </w:r>
    </w:p>
    <w:p w14:paraId="130DC71C" w14:textId="77777777" w:rsidR="006B53BB" w:rsidRDefault="006B53BB" w:rsidP="006B53BB">
      <w:pPr>
        <w:pStyle w:val="NoSpacing"/>
      </w:pPr>
      <w:r>
        <w:t xml:space="preserve">    Cardinal == "North" ~ v13_col_sn_2018$v2clrgwkch_6,  </w:t>
      </w:r>
    </w:p>
    <w:p w14:paraId="129C33F3" w14:textId="77777777" w:rsidR="006B53BB" w:rsidRDefault="006B53BB" w:rsidP="006B53BB">
      <w:pPr>
        <w:pStyle w:val="NoSpacing"/>
      </w:pPr>
      <w:r>
        <w:t xml:space="preserve">    Cardinal == "South" ~ v13_col_sn_2018$v2clrgwkch_7,</w:t>
      </w:r>
    </w:p>
    <w:p w14:paraId="0D819C4A" w14:textId="77777777" w:rsidR="006B53BB" w:rsidRDefault="006B53BB" w:rsidP="006B53BB">
      <w:pPr>
        <w:pStyle w:val="NoSpacing"/>
      </w:pPr>
      <w:r>
        <w:t xml:space="preserve">    Cardinal == "West" ~ v13_col_sn_2018$v2clrgwkch_8,  </w:t>
      </w:r>
    </w:p>
    <w:p w14:paraId="40558066" w14:textId="77777777" w:rsidR="006B53BB" w:rsidRDefault="006B53BB" w:rsidP="006B53BB">
      <w:pPr>
        <w:pStyle w:val="NoSpacing"/>
      </w:pPr>
      <w:r>
        <w:t xml:space="preserve">    Cardinal == "East" ~ v13_col_sn_2018$v2clrgwkch_9,</w:t>
      </w:r>
    </w:p>
    <w:p w14:paraId="2B2BA7C4" w14:textId="77777777" w:rsidR="006B53BB" w:rsidRDefault="006B53BB" w:rsidP="006B53BB">
      <w:pPr>
        <w:pStyle w:val="NoSpacing"/>
      </w:pPr>
      <w:r>
        <w:t xml:space="preserve">TRUE ~ </w:t>
      </w:r>
      <w:proofErr w:type="spellStart"/>
      <w:r>
        <w:t>NA_real</w:t>
      </w:r>
      <w:proofErr w:type="spellEnd"/>
      <w:r>
        <w:t xml:space="preserve">_ </w:t>
      </w:r>
    </w:p>
    <w:p w14:paraId="44CFD475" w14:textId="77777777" w:rsidR="006B53BB" w:rsidRDefault="006B53BB" w:rsidP="006B53BB">
      <w:pPr>
        <w:pStyle w:val="NoSpacing"/>
      </w:pPr>
      <w:r>
        <w:lastRenderedPageBreak/>
        <w:t>))</w:t>
      </w:r>
    </w:p>
    <w:p w14:paraId="74166691" w14:textId="77777777" w:rsidR="006B53BB" w:rsidRDefault="006B53BB" w:rsidP="006B53BB">
      <w:pPr>
        <w:pStyle w:val="NoSpacing"/>
      </w:pPr>
    </w:p>
    <w:p w14:paraId="1A69AF41" w14:textId="77777777" w:rsidR="006B53BB" w:rsidRDefault="006B53BB" w:rsidP="006B53BB">
      <w:pPr>
        <w:pStyle w:val="NoSpacing"/>
      </w:pPr>
      <w:r>
        <w:t># Select and rename variables</w:t>
      </w:r>
    </w:p>
    <w:p w14:paraId="63751DB6" w14:textId="77777777" w:rsidR="006B53BB" w:rsidRDefault="006B53BB" w:rsidP="006B53BB">
      <w:pPr>
        <w:pStyle w:val="NoSpacing"/>
      </w:pPr>
      <w:r>
        <w:t xml:space="preserve">reg &lt;- reg %&gt;% </w:t>
      </w:r>
    </w:p>
    <w:p w14:paraId="1F01CBCD" w14:textId="77777777" w:rsidR="006B53BB" w:rsidRDefault="006B53BB" w:rsidP="006B53BB">
      <w:pPr>
        <w:pStyle w:val="NoSpacing"/>
      </w:pPr>
      <w:r>
        <w:t xml:space="preserve">  </w:t>
      </w:r>
      <w:proofErr w:type="gramStart"/>
      <w:r>
        <w:t>select(</w:t>
      </w:r>
      <w:proofErr w:type="gramEnd"/>
      <w:r>
        <w:t>1|6:11) %&gt;%</w:t>
      </w:r>
    </w:p>
    <w:p w14:paraId="22F4348B" w14:textId="77777777" w:rsidR="006B53BB" w:rsidRDefault="006B53BB" w:rsidP="006B53BB">
      <w:pPr>
        <w:pStyle w:val="NoSpacing"/>
      </w:pPr>
      <w:r>
        <w:t xml:space="preserve">  </w:t>
      </w:r>
      <w:proofErr w:type="gramStart"/>
      <w:r>
        <w:t>rename(</w:t>
      </w:r>
      <w:proofErr w:type="gramEnd"/>
      <w:r>
        <w:t>Card_6t9 = Cardinal) %&gt;%</w:t>
      </w:r>
    </w:p>
    <w:p w14:paraId="0D906D66" w14:textId="77777777" w:rsidR="006B53BB" w:rsidRDefault="006B53BB" w:rsidP="006B53BB">
      <w:pPr>
        <w:pStyle w:val="NoSpacing"/>
      </w:pPr>
      <w:r>
        <w:t xml:space="preserve">  </w:t>
      </w:r>
      <w:proofErr w:type="gramStart"/>
      <w:r>
        <w:t>rename(</w:t>
      </w:r>
      <w:proofErr w:type="gramEnd"/>
      <w:r>
        <w:t xml:space="preserve">elsnl_6t9 = </w:t>
      </w:r>
      <w:proofErr w:type="spellStart"/>
      <w:r>
        <w:t>elsnlfc</w:t>
      </w:r>
      <w:proofErr w:type="spellEnd"/>
      <w:r>
        <w:t>) %&gt;%</w:t>
      </w:r>
    </w:p>
    <w:p w14:paraId="78C19EAB" w14:textId="77777777" w:rsidR="006B53BB" w:rsidRDefault="006B53BB" w:rsidP="006B53BB">
      <w:pPr>
        <w:pStyle w:val="NoSpacing"/>
      </w:pPr>
      <w:r>
        <w:t xml:space="preserve">  </w:t>
      </w:r>
      <w:proofErr w:type="gramStart"/>
      <w:r>
        <w:t>rename(</w:t>
      </w:r>
      <w:proofErr w:type="gramEnd"/>
      <w:r>
        <w:t xml:space="preserve">elsnmr_6t9 = </w:t>
      </w:r>
      <w:proofErr w:type="spellStart"/>
      <w:r>
        <w:t>elsnmrfc</w:t>
      </w:r>
      <w:proofErr w:type="spellEnd"/>
      <w:r>
        <w:t>) %&gt;%</w:t>
      </w:r>
    </w:p>
    <w:p w14:paraId="36F1044D" w14:textId="77777777" w:rsidR="006B53BB" w:rsidRDefault="006B53BB" w:rsidP="006B53BB">
      <w:pPr>
        <w:pStyle w:val="NoSpacing"/>
      </w:pPr>
      <w:r>
        <w:t xml:space="preserve">  </w:t>
      </w:r>
      <w:proofErr w:type="gramStart"/>
      <w:r>
        <w:t>rename(</w:t>
      </w:r>
      <w:proofErr w:type="gramEnd"/>
      <w:r>
        <w:t xml:space="preserve">clrgst_6t9 = </w:t>
      </w:r>
      <w:proofErr w:type="spellStart"/>
      <w:r>
        <w:t>clrgstch</w:t>
      </w:r>
      <w:proofErr w:type="spellEnd"/>
      <w:r>
        <w:t>) %&gt;%</w:t>
      </w:r>
    </w:p>
    <w:p w14:paraId="573ED351" w14:textId="77777777" w:rsidR="006B53BB" w:rsidRDefault="006B53BB" w:rsidP="006B53BB">
      <w:pPr>
        <w:pStyle w:val="NoSpacing"/>
      </w:pPr>
      <w:r>
        <w:t xml:space="preserve">  </w:t>
      </w:r>
      <w:proofErr w:type="gramStart"/>
      <w:r>
        <w:t>rename(</w:t>
      </w:r>
      <w:proofErr w:type="gramEnd"/>
      <w:r>
        <w:t xml:space="preserve">clrgwk_6t9 = </w:t>
      </w:r>
      <w:proofErr w:type="spellStart"/>
      <w:r>
        <w:t>clrgwkch</w:t>
      </w:r>
      <w:proofErr w:type="spellEnd"/>
      <w:r>
        <w:t>)</w:t>
      </w:r>
    </w:p>
    <w:p w14:paraId="203D9FFF" w14:textId="77777777" w:rsidR="006B53BB" w:rsidRDefault="006B53BB" w:rsidP="006B53BB">
      <w:pPr>
        <w:pStyle w:val="NoSpacing"/>
      </w:pPr>
    </w:p>
    <w:p w14:paraId="772FBDBE" w14:textId="77777777" w:rsidR="006B53BB" w:rsidRDefault="006B53BB" w:rsidP="006B53BB">
      <w:pPr>
        <w:pStyle w:val="NoSpacing"/>
      </w:pPr>
      <w:r>
        <w:t>```</w:t>
      </w:r>
    </w:p>
    <w:p w14:paraId="7D8F267E" w14:textId="77777777" w:rsidR="006B53BB" w:rsidRDefault="006B53BB" w:rsidP="006B53BB">
      <w:pPr>
        <w:pStyle w:val="NoSpacing"/>
      </w:pPr>
    </w:p>
    <w:p w14:paraId="77C4B55E" w14:textId="77777777" w:rsidR="006B53BB" w:rsidRDefault="006B53BB" w:rsidP="006B53BB">
      <w:pPr>
        <w:pStyle w:val="NoSpacing"/>
      </w:pPr>
      <w:r>
        <w:t>``</w:t>
      </w:r>
      <w:proofErr w:type="gramStart"/>
      <w:r>
        <w:t>`{</w:t>
      </w:r>
      <w:proofErr w:type="gramEnd"/>
      <w:r>
        <w:t>r, V18_6-9_export, include=FALSE, echo=FALSE}</w:t>
      </w:r>
    </w:p>
    <w:p w14:paraId="506ED241" w14:textId="77777777" w:rsidR="006B53BB" w:rsidRDefault="006B53BB" w:rsidP="006B53BB">
      <w:pPr>
        <w:pStyle w:val="NoSpacing"/>
      </w:pPr>
    </w:p>
    <w:p w14:paraId="4684F23C" w14:textId="77777777" w:rsidR="006B53BB" w:rsidRDefault="006B53BB" w:rsidP="006B53BB">
      <w:pPr>
        <w:pStyle w:val="NoSpacing"/>
      </w:pPr>
      <w:r>
        <w:t># For sf (R), merge this data to shapefile</w:t>
      </w:r>
    </w:p>
    <w:p w14:paraId="754DD3D7" w14:textId="77777777" w:rsidR="006B53BB" w:rsidRDefault="006B53BB" w:rsidP="006B53BB">
      <w:pPr>
        <w:pStyle w:val="NoSpacing"/>
      </w:pPr>
      <w:r>
        <w:t xml:space="preserve">col &lt;- </w:t>
      </w:r>
      <w:proofErr w:type="gramStart"/>
      <w:r>
        <w:t>merge(</w:t>
      </w:r>
      <w:proofErr w:type="gramEnd"/>
      <w:r>
        <w:t xml:space="preserve">col, reg, by = "MPIO_CDPMP", </w:t>
      </w:r>
      <w:proofErr w:type="spellStart"/>
      <w:r>
        <w:t>all.x</w:t>
      </w:r>
      <w:proofErr w:type="spellEnd"/>
      <w:r>
        <w:t xml:space="preserve"> = TRUE)</w:t>
      </w:r>
    </w:p>
    <w:p w14:paraId="45C4DC76" w14:textId="77777777" w:rsidR="006B53BB" w:rsidRDefault="006B53BB" w:rsidP="006B53BB">
      <w:pPr>
        <w:pStyle w:val="NoSpacing"/>
      </w:pPr>
    </w:p>
    <w:p w14:paraId="2C4A705D" w14:textId="77777777" w:rsidR="006B53BB" w:rsidRDefault="006B53BB" w:rsidP="006B53BB">
      <w:pPr>
        <w:pStyle w:val="NoSpacing"/>
      </w:pPr>
      <w:r>
        <w:t xml:space="preserve"># For </w:t>
      </w:r>
      <w:proofErr w:type="spellStart"/>
      <w:r>
        <w:t>ArcMaps</w:t>
      </w:r>
      <w:proofErr w:type="spellEnd"/>
      <w:r>
        <w:t xml:space="preserve">, merge base-layer dataset to obtain FID variable (for later integration with </w:t>
      </w:r>
      <w:proofErr w:type="spellStart"/>
      <w:r>
        <w:t>ArcMaps</w:t>
      </w:r>
      <w:proofErr w:type="spellEnd"/>
      <w:r>
        <w:t>)</w:t>
      </w:r>
    </w:p>
    <w:p w14:paraId="3EC55CED" w14:textId="77777777" w:rsidR="006B53BB" w:rsidRDefault="006B53BB" w:rsidP="006B53BB">
      <w:pPr>
        <w:pStyle w:val="NoSpacing"/>
      </w:pPr>
      <w:r>
        <w:t xml:space="preserve">reg &lt;- </w:t>
      </w:r>
      <w:proofErr w:type="gramStart"/>
      <w:r>
        <w:t>merge(</w:t>
      </w:r>
      <w:proofErr w:type="gramEnd"/>
      <w:r>
        <w:t xml:space="preserve">reg, MGN18[, c("MPIO_CDPMP", "FID")], by = "MPIO_CDPMP", </w:t>
      </w:r>
      <w:proofErr w:type="spellStart"/>
      <w:r>
        <w:t>all.x</w:t>
      </w:r>
      <w:proofErr w:type="spellEnd"/>
      <w:r>
        <w:t xml:space="preserve"> = TRUE)</w:t>
      </w:r>
    </w:p>
    <w:p w14:paraId="348AD254" w14:textId="77777777" w:rsidR="006B53BB" w:rsidRDefault="006B53BB" w:rsidP="006B53BB">
      <w:pPr>
        <w:pStyle w:val="NoSpacing"/>
      </w:pPr>
      <w:r>
        <w:t xml:space="preserve">reg &lt;- reg %&gt;% </w:t>
      </w:r>
    </w:p>
    <w:p w14:paraId="4CB3BF60" w14:textId="77777777" w:rsidR="006B53BB" w:rsidRDefault="006B53BB" w:rsidP="006B53BB">
      <w:pPr>
        <w:pStyle w:val="NoSpacing"/>
      </w:pPr>
      <w:r>
        <w:t xml:space="preserve">  </w:t>
      </w:r>
      <w:proofErr w:type="gramStart"/>
      <w:r>
        <w:t>rename(</w:t>
      </w:r>
      <w:proofErr w:type="gramEnd"/>
      <w:r>
        <w:t>FID_6t9 = FID)</w:t>
      </w:r>
    </w:p>
    <w:p w14:paraId="26C19E11" w14:textId="77777777" w:rsidR="006B53BB" w:rsidRDefault="006B53BB" w:rsidP="006B53BB">
      <w:pPr>
        <w:pStyle w:val="NoSpacing"/>
      </w:pPr>
      <w:r>
        <w:t xml:space="preserve">#Belen de </w:t>
      </w:r>
      <w:proofErr w:type="spellStart"/>
      <w:r>
        <w:t>Bajira</w:t>
      </w:r>
      <w:proofErr w:type="spellEnd"/>
      <w:r>
        <w:t xml:space="preserve"> (Choco) does not have an FID number, which causes problems in ArcMap when merging. This municipality was only recently inaugurated.</w:t>
      </w:r>
    </w:p>
    <w:p w14:paraId="6CD9C3FF" w14:textId="77777777" w:rsidR="006B53BB" w:rsidRDefault="006B53BB" w:rsidP="006B53BB">
      <w:pPr>
        <w:pStyle w:val="NoSpacing"/>
      </w:pPr>
      <w:r>
        <w:t>reg &lt;- reg[</w:t>
      </w:r>
      <w:proofErr w:type="spellStart"/>
      <w:proofErr w:type="gramStart"/>
      <w:r>
        <w:t>complete.cases</w:t>
      </w:r>
      <w:proofErr w:type="spellEnd"/>
      <w:proofErr w:type="gramEnd"/>
      <w:r>
        <w:t xml:space="preserve">(reg$FID_6t9), ] </w:t>
      </w:r>
    </w:p>
    <w:p w14:paraId="7940F4F6" w14:textId="77777777" w:rsidR="006B53BB" w:rsidRDefault="006B53BB" w:rsidP="006B53BB">
      <w:pPr>
        <w:pStyle w:val="NoSpacing"/>
      </w:pPr>
    </w:p>
    <w:p w14:paraId="4C026DCA" w14:textId="77777777" w:rsidR="006B53BB" w:rsidRDefault="006B53BB" w:rsidP="006B53BB">
      <w:pPr>
        <w:pStyle w:val="NoSpacing"/>
      </w:pPr>
      <w:r>
        <w:t xml:space="preserve"># Export the final merge to a .csv file that can be read into </w:t>
      </w:r>
      <w:proofErr w:type="spellStart"/>
      <w:r>
        <w:t>ArcMaps</w:t>
      </w:r>
      <w:proofErr w:type="spellEnd"/>
      <w:r>
        <w:t>:</w:t>
      </w:r>
    </w:p>
    <w:p w14:paraId="143AB1EE" w14:textId="77777777" w:rsidR="006B53BB" w:rsidRDefault="006B53BB" w:rsidP="006B53BB">
      <w:pPr>
        <w:pStyle w:val="NoSpacing"/>
      </w:pPr>
      <w:proofErr w:type="gramStart"/>
      <w:r>
        <w:t>write.csv(</w:t>
      </w:r>
      <w:proofErr w:type="gramEnd"/>
      <w:r>
        <w:t xml:space="preserve">reg, file = "G:/Shared drives/snvdem/snvdem24/data/geospatial/2018pmq/6-9_Cardinal/CD18_6-9.csv", </w:t>
      </w:r>
      <w:proofErr w:type="spellStart"/>
      <w:r>
        <w:t>row.names</w:t>
      </w:r>
      <w:proofErr w:type="spellEnd"/>
      <w:r>
        <w:t xml:space="preserve"> = FALSE)</w:t>
      </w:r>
    </w:p>
    <w:p w14:paraId="2AC8BF3E" w14:textId="77777777" w:rsidR="006B53BB" w:rsidRDefault="006B53BB" w:rsidP="006B53BB">
      <w:pPr>
        <w:pStyle w:val="NoSpacing"/>
      </w:pPr>
    </w:p>
    <w:p w14:paraId="725D87CF" w14:textId="77777777" w:rsidR="006B53BB" w:rsidRDefault="006B53BB" w:rsidP="006B53BB">
      <w:pPr>
        <w:pStyle w:val="NoSpacing"/>
      </w:pPr>
      <w:r>
        <w:t>#</w:t>
      </w:r>
      <w:proofErr w:type="gramStart"/>
      <w:r>
        <w:t>clean</w:t>
      </w:r>
      <w:proofErr w:type="gramEnd"/>
      <w:r>
        <w:t xml:space="preserve"> things up for next variable</w:t>
      </w:r>
    </w:p>
    <w:p w14:paraId="09300BAF" w14:textId="77777777" w:rsidR="006B53BB" w:rsidRDefault="006B53BB" w:rsidP="006B53BB">
      <w:pPr>
        <w:pStyle w:val="NoSpacing"/>
      </w:pPr>
      <w:r>
        <w:t xml:space="preserve">df2rm = </w:t>
      </w:r>
      <w:proofErr w:type="gramStart"/>
      <w:r>
        <w:t>c(</w:t>
      </w:r>
      <w:proofErr w:type="gramEnd"/>
      <w:r>
        <w:t>"reg", "df2rm")</w:t>
      </w:r>
    </w:p>
    <w:p w14:paraId="133CF93E" w14:textId="77777777" w:rsidR="006B53BB" w:rsidRDefault="006B53BB" w:rsidP="006B53BB">
      <w:pPr>
        <w:pStyle w:val="NoSpacing"/>
      </w:pPr>
      <w:proofErr w:type="gramStart"/>
      <w:r>
        <w:t>rm(</w:t>
      </w:r>
      <w:proofErr w:type="gramEnd"/>
      <w:r>
        <w:t>list = df2rm)</w:t>
      </w:r>
    </w:p>
    <w:p w14:paraId="253269A3" w14:textId="77777777" w:rsidR="006B53BB" w:rsidRDefault="006B53BB" w:rsidP="006B53BB">
      <w:pPr>
        <w:pStyle w:val="NoSpacing"/>
      </w:pPr>
    </w:p>
    <w:p w14:paraId="1A0B48D7" w14:textId="77777777" w:rsidR="006B53BB" w:rsidRDefault="006B53BB" w:rsidP="006B53BB">
      <w:pPr>
        <w:pStyle w:val="NoSpacing"/>
      </w:pPr>
      <w:r>
        <w:t>```</w:t>
      </w:r>
    </w:p>
    <w:p w14:paraId="3DF6238B" w14:textId="77777777" w:rsidR="006B53BB" w:rsidRDefault="006B53BB" w:rsidP="006B53BB">
      <w:pPr>
        <w:pStyle w:val="NoSpacing"/>
      </w:pPr>
    </w:p>
    <w:p w14:paraId="26BE5142" w14:textId="77777777" w:rsidR="006B53BB" w:rsidRDefault="006B53BB" w:rsidP="006B53BB">
      <w:pPr>
        <w:pStyle w:val="NoSpacing"/>
      </w:pPr>
      <w:r>
        <w:t>## 10: Civil unrest</w:t>
      </w:r>
    </w:p>
    <w:p w14:paraId="6E400892" w14:textId="77777777" w:rsidR="006B53BB" w:rsidRDefault="006B53BB" w:rsidP="006B53BB">
      <w:pPr>
        <w:pStyle w:val="NoSpacing"/>
      </w:pPr>
    </w:p>
    <w:p w14:paraId="2995C0B4" w14:textId="77777777" w:rsidR="006B53BB" w:rsidRDefault="006B53BB" w:rsidP="006B53BB">
      <w:pPr>
        <w:pStyle w:val="NoSpacing"/>
      </w:pPr>
      <w:r>
        <w:t>## 11: Illicit activity</w:t>
      </w:r>
    </w:p>
    <w:p w14:paraId="710E7003" w14:textId="77777777" w:rsidR="006B53BB" w:rsidRDefault="006B53BB" w:rsidP="006B53BB">
      <w:pPr>
        <w:pStyle w:val="NoSpacing"/>
      </w:pPr>
    </w:p>
    <w:p w14:paraId="51EC0CE3" w14:textId="77777777" w:rsidR="006B53BB" w:rsidRDefault="006B53BB" w:rsidP="006B53BB">
      <w:pPr>
        <w:pStyle w:val="NoSpacing"/>
      </w:pPr>
      <w:r>
        <w:t>## 12: Sparse population density</w:t>
      </w:r>
    </w:p>
    <w:p w14:paraId="67B74C96" w14:textId="77777777" w:rsidR="006B53BB" w:rsidRDefault="006B53BB" w:rsidP="006B53BB">
      <w:pPr>
        <w:pStyle w:val="NoSpacing"/>
      </w:pPr>
    </w:p>
    <w:p w14:paraId="7E01F473" w14:textId="77777777" w:rsidR="006B53BB" w:rsidRDefault="006B53BB" w:rsidP="006B53BB">
      <w:pPr>
        <w:pStyle w:val="NoSpacing"/>
      </w:pPr>
      <w:r>
        <w:t>-   will likely covary with rurality</w:t>
      </w:r>
    </w:p>
    <w:p w14:paraId="2C0BD770" w14:textId="77777777" w:rsidR="006B53BB" w:rsidRDefault="006B53BB" w:rsidP="006B53BB">
      <w:pPr>
        <w:pStyle w:val="NoSpacing"/>
      </w:pPr>
    </w:p>
    <w:p w14:paraId="5D54C0AC" w14:textId="77777777" w:rsidR="006B53BB" w:rsidRDefault="006B53BB" w:rsidP="006B53BB">
      <w:pPr>
        <w:pStyle w:val="NoSpacing"/>
      </w:pPr>
      <w:r>
        <w:t>## 13: Remoteness</w:t>
      </w:r>
    </w:p>
    <w:p w14:paraId="17707049" w14:textId="77777777" w:rsidR="006B53BB" w:rsidRDefault="006B53BB" w:rsidP="006B53BB">
      <w:pPr>
        <w:pStyle w:val="NoSpacing"/>
      </w:pPr>
    </w:p>
    <w:p w14:paraId="4F906647" w14:textId="77777777" w:rsidR="006B53BB" w:rsidRDefault="006B53BB" w:rsidP="006B53BB">
      <w:pPr>
        <w:pStyle w:val="NoSpacing"/>
      </w:pPr>
      <w:r>
        <w:t>-   will likely covary with rurality</w:t>
      </w:r>
    </w:p>
    <w:p w14:paraId="71B08FC0" w14:textId="77777777" w:rsidR="006B53BB" w:rsidRDefault="006B53BB" w:rsidP="006B53BB">
      <w:pPr>
        <w:pStyle w:val="NoSpacing"/>
      </w:pPr>
    </w:p>
    <w:p w14:paraId="1D87B06A" w14:textId="77777777" w:rsidR="006B53BB" w:rsidRDefault="006B53BB" w:rsidP="006B53BB">
      <w:pPr>
        <w:pStyle w:val="NoSpacing"/>
      </w:pPr>
      <w:r>
        <w:lastRenderedPageBreak/>
        <w:t>## 14: Indigenous</w:t>
      </w:r>
    </w:p>
    <w:p w14:paraId="79878921" w14:textId="77777777" w:rsidR="006B53BB" w:rsidRDefault="006B53BB" w:rsidP="006B53BB">
      <w:pPr>
        <w:pStyle w:val="NoSpacing"/>
      </w:pPr>
    </w:p>
    <w:p w14:paraId="5FA4A0C9" w14:textId="77777777" w:rsidR="006B53BB" w:rsidRDefault="006B53BB" w:rsidP="006B53BB">
      <w:pPr>
        <w:pStyle w:val="NoSpacing"/>
      </w:pPr>
      <w:r>
        <w:t>## 15-16: National ruling party</w:t>
      </w:r>
    </w:p>
    <w:p w14:paraId="49B92B24" w14:textId="77777777" w:rsidR="006B53BB" w:rsidRDefault="006B53BB" w:rsidP="006B53BB">
      <w:pPr>
        <w:pStyle w:val="NoSpacing"/>
      </w:pPr>
    </w:p>
    <w:p w14:paraId="5FB8E209" w14:textId="77777777" w:rsidR="006B53BB" w:rsidRDefault="006B53BB" w:rsidP="006B53BB">
      <w:pPr>
        <w:pStyle w:val="NoSpacing"/>
      </w:pPr>
      <w:r>
        <w:t>The questions ask "Areas where national ruling party or group is strong</w:t>
      </w:r>
    </w:p>
    <w:p w14:paraId="52C46AEE" w14:textId="77777777" w:rsidR="006B53BB" w:rsidRDefault="006B53BB" w:rsidP="006B53BB">
      <w:pPr>
        <w:pStyle w:val="NoSpacing"/>
      </w:pPr>
      <w:r>
        <w:t xml:space="preserve">/ </w:t>
      </w:r>
      <w:proofErr w:type="gramStart"/>
      <w:r>
        <w:t>weak</w:t>
      </w:r>
      <w:proofErr w:type="gramEnd"/>
      <w:r>
        <w:t>." The most straightforward measure is a dichotomous variable</w:t>
      </w:r>
    </w:p>
    <w:p w14:paraId="5447095F" w14:textId="77777777" w:rsidR="006B53BB" w:rsidRDefault="006B53BB" w:rsidP="006B53BB">
      <w:pPr>
        <w:pStyle w:val="NoSpacing"/>
      </w:pPr>
      <w:r>
        <w:t>where president receives a majority of the vote or not. A more</w:t>
      </w:r>
    </w:p>
    <w:p w14:paraId="443F6458" w14:textId="77777777" w:rsidR="006B53BB" w:rsidRDefault="006B53BB" w:rsidP="006B53BB">
      <w:pPr>
        <w:pStyle w:val="NoSpacing"/>
      </w:pPr>
      <w:r>
        <w:t>variegated measure can leverage the percentage of votes cast for the</w:t>
      </w:r>
    </w:p>
    <w:p w14:paraId="4EF94DD9" w14:textId="77777777" w:rsidR="006B53BB" w:rsidRDefault="006B53BB" w:rsidP="006B53BB">
      <w:pPr>
        <w:pStyle w:val="NoSpacing"/>
      </w:pPr>
      <w:r>
        <w:t>president-elect vs. runner-up, for example, however this measure may</w:t>
      </w:r>
    </w:p>
    <w:p w14:paraId="4D2C5B6B" w14:textId="77777777" w:rsidR="006B53BB" w:rsidRDefault="006B53BB" w:rsidP="006B53BB">
      <w:pPr>
        <w:pStyle w:val="NoSpacing"/>
      </w:pPr>
      <w:r>
        <w:t>need to account for blank votes (which may signify protest votes).</w:t>
      </w:r>
    </w:p>
    <w:p w14:paraId="39BBECB1" w14:textId="77777777" w:rsidR="006B53BB" w:rsidRDefault="006B53BB" w:rsidP="006B53BB">
      <w:pPr>
        <w:pStyle w:val="NoSpacing"/>
      </w:pPr>
    </w:p>
    <w:p w14:paraId="79740D73" w14:textId="77777777" w:rsidR="006B53BB" w:rsidRDefault="006B53BB" w:rsidP="006B53BB">
      <w:pPr>
        <w:pStyle w:val="NoSpacing"/>
      </w:pPr>
      <w:r>
        <w:t>The measure for ruling party support used here will be: % of vote that</w:t>
      </w:r>
    </w:p>
    <w:p w14:paraId="7434FC18" w14:textId="77777777" w:rsidR="006B53BB" w:rsidRDefault="006B53BB" w:rsidP="006B53BB">
      <w:pPr>
        <w:pStyle w:val="NoSpacing"/>
      </w:pPr>
      <w:r>
        <w:t>supports ruling party. For first wrangle, I will choose 2018 runoff</w:t>
      </w:r>
    </w:p>
    <w:p w14:paraId="2FB826B8" w14:textId="77777777" w:rsidR="006B53BB" w:rsidRDefault="006B53BB" w:rsidP="006B53BB">
      <w:pPr>
        <w:pStyle w:val="NoSpacing"/>
      </w:pPr>
      <w:r>
        <w:t>election (second round) between Petro and Duque (Duque won, so his is</w:t>
      </w:r>
    </w:p>
    <w:p w14:paraId="46B24061" w14:textId="77777777" w:rsidR="006B53BB" w:rsidRDefault="006B53BB" w:rsidP="006B53BB">
      <w:pPr>
        <w:pStyle w:val="NoSpacing"/>
      </w:pPr>
      <w:r>
        <w:t>ruling party). This makes things easier because there are only 2</w:t>
      </w:r>
    </w:p>
    <w:p w14:paraId="3F5C936B" w14:textId="77777777" w:rsidR="006B53BB" w:rsidRDefault="006B53BB" w:rsidP="006B53BB">
      <w:pPr>
        <w:pStyle w:val="NoSpacing"/>
      </w:pPr>
      <w:r>
        <w:t>candidates, the winner and runner-up. Elections without second rounds</w:t>
      </w:r>
    </w:p>
    <w:p w14:paraId="5D9042F7" w14:textId="77777777" w:rsidR="006B53BB" w:rsidRDefault="006B53BB" w:rsidP="006B53BB">
      <w:pPr>
        <w:pStyle w:val="NoSpacing"/>
      </w:pPr>
      <w:r>
        <w:t>(prior to 1994, as well as 2002 and 2006) may require additional coding.</w:t>
      </w:r>
    </w:p>
    <w:p w14:paraId="0265E86F" w14:textId="77777777" w:rsidR="006B53BB" w:rsidRDefault="006B53BB" w:rsidP="006B53BB">
      <w:pPr>
        <w:pStyle w:val="NoSpacing"/>
      </w:pPr>
    </w:p>
    <w:p w14:paraId="1A92909D" w14:textId="77777777" w:rsidR="006B53BB" w:rsidRDefault="006B53BB" w:rsidP="006B53BB">
      <w:pPr>
        <w:pStyle w:val="NoSpacing"/>
      </w:pPr>
      <w:r>
        <w:t>``</w:t>
      </w:r>
      <w:proofErr w:type="gramStart"/>
      <w:r>
        <w:t>`{</w:t>
      </w:r>
      <w:proofErr w:type="gramEnd"/>
      <w:r>
        <w:t>r, V18_15-16_read, include=FALSE, echo=FALSE}</w:t>
      </w:r>
    </w:p>
    <w:p w14:paraId="03C2A9EA" w14:textId="77777777" w:rsidR="006B53BB" w:rsidRDefault="006B53BB" w:rsidP="006B53BB">
      <w:pPr>
        <w:pStyle w:val="NoSpacing"/>
      </w:pPr>
      <w:r>
        <w:t xml:space="preserve"># Import voting data from </w:t>
      </w:r>
      <w:proofErr w:type="spellStart"/>
      <w:r>
        <w:t>Registraduria</w:t>
      </w:r>
      <w:proofErr w:type="spellEnd"/>
      <w:r>
        <w:t xml:space="preserve"> (RNEC).</w:t>
      </w:r>
    </w:p>
    <w:p w14:paraId="5DFD1613" w14:textId="77777777" w:rsidR="006B53BB" w:rsidRDefault="006B53BB" w:rsidP="006B53BB">
      <w:pPr>
        <w:pStyle w:val="NoSpacing"/>
      </w:pPr>
      <w:r>
        <w:t>library(</w:t>
      </w:r>
      <w:proofErr w:type="spellStart"/>
      <w:r>
        <w:t>readr</w:t>
      </w:r>
      <w:proofErr w:type="spellEnd"/>
      <w:r>
        <w:t>)</w:t>
      </w:r>
    </w:p>
    <w:p w14:paraId="5144CD37" w14:textId="77777777" w:rsidR="006B53BB" w:rsidRDefault="006B53BB" w:rsidP="006B53BB">
      <w:pPr>
        <w:pStyle w:val="NoSpacing"/>
      </w:pPr>
      <w:r>
        <w:t xml:space="preserve">rp18 &lt;- </w:t>
      </w:r>
      <w:proofErr w:type="spellStart"/>
      <w:r>
        <w:t>read_</w:t>
      </w:r>
      <w:proofErr w:type="gramStart"/>
      <w:r>
        <w:t>csv</w:t>
      </w:r>
      <w:proofErr w:type="spellEnd"/>
      <w:r>
        <w:t>(</w:t>
      </w:r>
      <w:proofErr w:type="gramEnd"/>
      <w:r>
        <w:t>"G:/Shared drives/snvdem/snvdem24/data/geospatial/2018pmq/15-16_RulingParty/2018_presidencia_segunda_vuelta_dta_c27d4515ed.csv") # this long dataset contains only 2 candidates because it was a second-round election. other datasets will include more rows depending on the number of candidates running.</w:t>
      </w:r>
    </w:p>
    <w:p w14:paraId="5781898D" w14:textId="77777777" w:rsidR="006B53BB" w:rsidRDefault="006B53BB" w:rsidP="006B53BB">
      <w:pPr>
        <w:pStyle w:val="NoSpacing"/>
      </w:pPr>
    </w:p>
    <w:p w14:paraId="1F86C682" w14:textId="77777777" w:rsidR="006B53BB" w:rsidRDefault="006B53BB" w:rsidP="006B53BB">
      <w:pPr>
        <w:pStyle w:val="NoSpacing"/>
      </w:pPr>
      <w:r>
        <w:t xml:space="preserve">#Codigo </w:t>
      </w:r>
      <w:proofErr w:type="spellStart"/>
      <w:r>
        <w:t>municipio</w:t>
      </w:r>
      <w:proofErr w:type="spellEnd"/>
      <w:r>
        <w:t xml:space="preserve"> should have 5 digits</w:t>
      </w:r>
    </w:p>
    <w:p w14:paraId="107A2C5E" w14:textId="77777777" w:rsidR="006B53BB" w:rsidRDefault="006B53BB" w:rsidP="006B53BB">
      <w:pPr>
        <w:pStyle w:val="NoSpacing"/>
      </w:pPr>
      <w:r>
        <w:t xml:space="preserve">rp18$MPIO_CDPMP &lt;- </w:t>
      </w:r>
      <w:proofErr w:type="spellStart"/>
      <w:proofErr w:type="gramStart"/>
      <w:r>
        <w:t>as.character</w:t>
      </w:r>
      <w:proofErr w:type="spellEnd"/>
      <w:proofErr w:type="gramEnd"/>
      <w:r>
        <w:t>(rp18$codmpio)</w:t>
      </w:r>
    </w:p>
    <w:p w14:paraId="3A04BC09" w14:textId="77777777" w:rsidR="006B53BB" w:rsidRDefault="006B53BB" w:rsidP="006B53BB">
      <w:pPr>
        <w:pStyle w:val="NoSpacing"/>
      </w:pPr>
      <w:r>
        <w:t xml:space="preserve">rp18$MPIO_CDPMP &lt;- </w:t>
      </w:r>
      <w:proofErr w:type="spellStart"/>
      <w:r>
        <w:t>ifelse</w:t>
      </w:r>
      <w:proofErr w:type="spellEnd"/>
      <w:r>
        <w:t>(</w:t>
      </w:r>
      <w:proofErr w:type="spellStart"/>
      <w:r>
        <w:t>nchar</w:t>
      </w:r>
      <w:proofErr w:type="spellEnd"/>
      <w:r>
        <w:t xml:space="preserve">(rp18$MPIO_CDPMP) == 4, </w:t>
      </w:r>
      <w:proofErr w:type="spellStart"/>
      <w:proofErr w:type="gramStart"/>
      <w:r>
        <w:t>sprintf</w:t>
      </w:r>
      <w:proofErr w:type="spellEnd"/>
      <w:r>
        <w:t>(</w:t>
      </w:r>
      <w:proofErr w:type="gramEnd"/>
      <w:r>
        <w:t>"0%s", rp18$MPIO_CDPMP), rp18$MPIO_CDPMP)</w:t>
      </w:r>
    </w:p>
    <w:p w14:paraId="62AE6D59" w14:textId="77777777" w:rsidR="006B53BB" w:rsidRDefault="006B53BB" w:rsidP="006B53BB">
      <w:pPr>
        <w:pStyle w:val="NoSpacing"/>
      </w:pPr>
      <w:r>
        <w:t xml:space="preserve"># </w:t>
      </w:r>
      <w:proofErr w:type="gramStart"/>
      <w:r>
        <w:t>merge</w:t>
      </w:r>
      <w:proofErr w:type="gramEnd"/>
      <w:r>
        <w:t xml:space="preserve"> base-layer dataset to obtain FID variable (for later integration with </w:t>
      </w:r>
      <w:proofErr w:type="spellStart"/>
      <w:r>
        <w:t>ArcMaps</w:t>
      </w:r>
      <w:proofErr w:type="spellEnd"/>
      <w:r>
        <w:t>)</w:t>
      </w:r>
    </w:p>
    <w:p w14:paraId="58A5E57E" w14:textId="77777777" w:rsidR="006B53BB" w:rsidRDefault="006B53BB" w:rsidP="006B53BB">
      <w:pPr>
        <w:pStyle w:val="NoSpacing"/>
      </w:pPr>
      <w:r>
        <w:t xml:space="preserve">rp18 &lt;- </w:t>
      </w:r>
      <w:proofErr w:type="gramStart"/>
      <w:r>
        <w:t>merge(</w:t>
      </w:r>
      <w:proofErr w:type="gramEnd"/>
      <w:r>
        <w:t xml:space="preserve">rp18, MGN18[, c("MPIO_CDPMP", "FID")], by = "MPIO_CDPMP", </w:t>
      </w:r>
      <w:proofErr w:type="spellStart"/>
      <w:r>
        <w:t>all.x</w:t>
      </w:r>
      <w:proofErr w:type="spellEnd"/>
      <w:r>
        <w:t xml:space="preserve"> = TRUE)</w:t>
      </w:r>
    </w:p>
    <w:p w14:paraId="6F61FDC5" w14:textId="77777777" w:rsidR="006B53BB" w:rsidRDefault="006B53BB" w:rsidP="006B53BB">
      <w:pPr>
        <w:pStyle w:val="NoSpacing"/>
      </w:pPr>
      <w:r>
        <w:t>```</w:t>
      </w:r>
    </w:p>
    <w:p w14:paraId="1D515718" w14:textId="77777777" w:rsidR="006B53BB" w:rsidRDefault="006B53BB" w:rsidP="006B53BB">
      <w:pPr>
        <w:pStyle w:val="NoSpacing"/>
      </w:pPr>
    </w:p>
    <w:p w14:paraId="5486F62E" w14:textId="77777777" w:rsidR="006B53BB" w:rsidRDefault="006B53BB" w:rsidP="006B53BB">
      <w:pPr>
        <w:pStyle w:val="NoSpacing"/>
      </w:pPr>
      <w:r>
        <w:t>The voting data requires more steps for cleaning. In this exercise, we</w:t>
      </w:r>
    </w:p>
    <w:p w14:paraId="589F20F8" w14:textId="77777777" w:rsidR="006B53BB" w:rsidRDefault="006B53BB" w:rsidP="006B53BB">
      <w:pPr>
        <w:pStyle w:val="NoSpacing"/>
      </w:pPr>
      <w:r>
        <w:t>will take all possible vote entries: top 2 candidates, as well as no</w:t>
      </w:r>
    </w:p>
    <w:p w14:paraId="6BC0B743" w14:textId="77777777" w:rsidR="006B53BB" w:rsidRDefault="006B53BB" w:rsidP="006B53BB">
      <w:pPr>
        <w:pStyle w:val="NoSpacing"/>
      </w:pPr>
      <w:r>
        <w:t>mark, blank, or null ballots. We see that Duque won by high margin (over</w:t>
      </w:r>
    </w:p>
    <w:p w14:paraId="5B437821" w14:textId="77777777" w:rsidR="006B53BB" w:rsidRDefault="006B53BB" w:rsidP="006B53BB">
      <w:pPr>
        <w:pStyle w:val="NoSpacing"/>
      </w:pPr>
      <w:r>
        <w:t>26% on average) in 2018.</w:t>
      </w:r>
    </w:p>
    <w:p w14:paraId="46646E51" w14:textId="77777777" w:rsidR="006B53BB" w:rsidRDefault="006B53BB" w:rsidP="006B53BB">
      <w:pPr>
        <w:pStyle w:val="NoSpacing"/>
      </w:pPr>
    </w:p>
    <w:p w14:paraId="15E8FB96" w14:textId="77777777" w:rsidR="006B53BB" w:rsidRDefault="006B53BB" w:rsidP="006B53BB">
      <w:pPr>
        <w:pStyle w:val="NoSpacing"/>
      </w:pPr>
      <w:r>
        <w:t>``</w:t>
      </w:r>
      <w:proofErr w:type="gramStart"/>
      <w:r>
        <w:t>`{</w:t>
      </w:r>
      <w:proofErr w:type="gramEnd"/>
      <w:r>
        <w:t>r, V18_15-16_edit, include=FALSE, echo=FALSE}</w:t>
      </w:r>
    </w:p>
    <w:p w14:paraId="26085B06" w14:textId="77777777" w:rsidR="006B53BB" w:rsidRDefault="006B53BB" w:rsidP="006B53BB">
      <w:pPr>
        <w:pStyle w:val="NoSpacing"/>
      </w:pPr>
      <w:r>
        <w:t>library(</w:t>
      </w:r>
      <w:proofErr w:type="spellStart"/>
      <w:r>
        <w:t>dplyr</w:t>
      </w:r>
      <w:proofErr w:type="spellEnd"/>
      <w:r>
        <w:t>)</w:t>
      </w:r>
    </w:p>
    <w:p w14:paraId="2998AB21" w14:textId="77777777" w:rsidR="006B53BB" w:rsidRDefault="006B53BB" w:rsidP="006B53BB">
      <w:pPr>
        <w:pStyle w:val="NoSpacing"/>
      </w:pPr>
      <w:r>
        <w:t># Step 1: Calculate total votes cast at municipal level (allows for percentages later on).</w:t>
      </w:r>
    </w:p>
    <w:p w14:paraId="60E9E26F" w14:textId="77777777" w:rsidR="006B53BB" w:rsidRDefault="006B53BB" w:rsidP="006B53BB">
      <w:pPr>
        <w:pStyle w:val="NoSpacing"/>
      </w:pPr>
      <w:r>
        <w:t>rp18 &lt;- rp18 %&gt;%</w:t>
      </w:r>
    </w:p>
    <w:p w14:paraId="07A0A72D" w14:textId="77777777" w:rsidR="006B53BB" w:rsidRDefault="006B53BB" w:rsidP="006B53BB">
      <w:pPr>
        <w:pStyle w:val="NoSpacing"/>
      </w:pPr>
      <w:r>
        <w:t xml:space="preserve">  </w:t>
      </w:r>
      <w:proofErr w:type="spellStart"/>
      <w:r>
        <w:t>group_</w:t>
      </w:r>
      <w:proofErr w:type="gramStart"/>
      <w:r>
        <w:t>by</w:t>
      </w:r>
      <w:proofErr w:type="spellEnd"/>
      <w:r>
        <w:t>(</w:t>
      </w:r>
      <w:proofErr w:type="gramEnd"/>
      <w:r>
        <w:t>FID) %&gt;%</w:t>
      </w:r>
    </w:p>
    <w:p w14:paraId="393A1D93" w14:textId="77777777" w:rsidR="006B53BB" w:rsidRDefault="006B53BB" w:rsidP="006B53BB">
      <w:pPr>
        <w:pStyle w:val="NoSpacing"/>
      </w:pPr>
      <w:r>
        <w:t xml:space="preserve">  </w:t>
      </w:r>
      <w:proofErr w:type="gramStart"/>
      <w:r>
        <w:t>mutate(</w:t>
      </w:r>
      <w:proofErr w:type="spellStart"/>
      <w:proofErr w:type="gramEnd"/>
      <w:r>
        <w:t>votototal</w:t>
      </w:r>
      <w:proofErr w:type="spellEnd"/>
      <w:r>
        <w:t xml:space="preserve"> = sum(</w:t>
      </w:r>
      <w:proofErr w:type="spellStart"/>
      <w:r>
        <w:t>votos</w:t>
      </w:r>
      <w:proofErr w:type="spellEnd"/>
      <w:r>
        <w:t>)) %&gt;%</w:t>
      </w:r>
    </w:p>
    <w:p w14:paraId="058D5B09" w14:textId="77777777" w:rsidR="006B53BB" w:rsidRDefault="006B53BB" w:rsidP="006B53BB">
      <w:pPr>
        <w:pStyle w:val="NoSpacing"/>
      </w:pPr>
      <w:r>
        <w:t xml:space="preserve">  </w:t>
      </w:r>
      <w:proofErr w:type="gramStart"/>
      <w:r>
        <w:t>mutate(</w:t>
      </w:r>
      <w:proofErr w:type="spellStart"/>
      <w:proofErr w:type="gramEnd"/>
      <w:r>
        <w:t>vtpc</w:t>
      </w:r>
      <w:proofErr w:type="spellEnd"/>
      <w:r>
        <w:t xml:space="preserve"> = </w:t>
      </w:r>
      <w:proofErr w:type="spellStart"/>
      <w:r>
        <w:t>votos</w:t>
      </w:r>
      <w:proofErr w:type="spellEnd"/>
      <w:r>
        <w:t>/</w:t>
      </w:r>
      <w:proofErr w:type="spellStart"/>
      <w:r>
        <w:t>votototal</w:t>
      </w:r>
      <w:proofErr w:type="spellEnd"/>
      <w:r>
        <w:t xml:space="preserve">) %&gt;% #optional: useful for quick look at percentages, SD, etc. </w:t>
      </w:r>
    </w:p>
    <w:p w14:paraId="1AEA1873" w14:textId="77777777" w:rsidR="006B53BB" w:rsidRDefault="006B53BB" w:rsidP="006B53BB">
      <w:pPr>
        <w:pStyle w:val="NoSpacing"/>
      </w:pPr>
      <w:r>
        <w:t xml:space="preserve">  </w:t>
      </w:r>
      <w:proofErr w:type="gramStart"/>
      <w:r>
        <w:t>mutate(</w:t>
      </w:r>
      <w:proofErr w:type="gramEnd"/>
      <w:r>
        <w:t>vtpc0 = round(</w:t>
      </w:r>
      <w:proofErr w:type="spellStart"/>
      <w:r>
        <w:t>vtpc</w:t>
      </w:r>
      <w:proofErr w:type="spellEnd"/>
      <w:r>
        <w:t xml:space="preserve">*100, 2)) </w:t>
      </w:r>
    </w:p>
    <w:p w14:paraId="21B8C5C0" w14:textId="77777777" w:rsidR="006B53BB" w:rsidRDefault="006B53BB" w:rsidP="006B53BB">
      <w:pPr>
        <w:pStyle w:val="NoSpacing"/>
      </w:pPr>
    </w:p>
    <w:p w14:paraId="488725A6" w14:textId="77777777" w:rsidR="006B53BB" w:rsidRDefault="006B53BB" w:rsidP="006B53BB">
      <w:pPr>
        <w:pStyle w:val="NoSpacing"/>
      </w:pPr>
      <w:r>
        <w:lastRenderedPageBreak/>
        <w:t># For mapping at the municipal level, values may take the form of: percent difference in votes between top winner and runner-up candidate(s). This requires a few steps:</w:t>
      </w:r>
    </w:p>
    <w:p w14:paraId="03BC356A" w14:textId="77777777" w:rsidR="006B53BB" w:rsidRDefault="006B53BB" w:rsidP="006B53BB">
      <w:pPr>
        <w:pStyle w:val="NoSpacing"/>
      </w:pPr>
    </w:p>
    <w:p w14:paraId="6659CA65" w14:textId="77777777" w:rsidR="006B53BB" w:rsidRDefault="006B53BB" w:rsidP="006B53BB">
      <w:pPr>
        <w:pStyle w:val="NoSpacing"/>
      </w:pPr>
      <w:r>
        <w:t>#Step 2: Pivot municipal voting behavior into wide format.</w:t>
      </w:r>
    </w:p>
    <w:p w14:paraId="1DB668F3" w14:textId="77777777" w:rsidR="006B53BB" w:rsidRDefault="006B53BB" w:rsidP="006B53BB">
      <w:pPr>
        <w:pStyle w:val="NoSpacing"/>
      </w:pPr>
      <w:r>
        <w:t>p18d0 &lt;- rp18 %&gt;%</w:t>
      </w:r>
    </w:p>
    <w:p w14:paraId="79E4E719" w14:textId="77777777" w:rsidR="006B53BB" w:rsidRDefault="006B53BB" w:rsidP="006B53BB">
      <w:pPr>
        <w:pStyle w:val="NoSpacing"/>
      </w:pPr>
      <w:r>
        <w:t xml:space="preserve">  </w:t>
      </w:r>
      <w:proofErr w:type="spellStart"/>
      <w:r>
        <w:t>group_</w:t>
      </w:r>
      <w:proofErr w:type="gramStart"/>
      <w:r>
        <w:t>by</w:t>
      </w:r>
      <w:proofErr w:type="spellEnd"/>
      <w:r>
        <w:t>(</w:t>
      </w:r>
      <w:proofErr w:type="gramEnd"/>
      <w:r>
        <w:t xml:space="preserve">FID, </w:t>
      </w:r>
      <w:proofErr w:type="spellStart"/>
      <w:r>
        <w:t>codigo_lista</w:t>
      </w:r>
      <w:proofErr w:type="spellEnd"/>
      <w:r>
        <w:t>) %&gt;%</w:t>
      </w:r>
    </w:p>
    <w:p w14:paraId="5D82AC75" w14:textId="77777777" w:rsidR="006B53BB" w:rsidRDefault="006B53BB" w:rsidP="006B53BB">
      <w:pPr>
        <w:pStyle w:val="NoSpacing"/>
      </w:pPr>
      <w:r>
        <w:t xml:space="preserve">  </w:t>
      </w:r>
      <w:proofErr w:type="spellStart"/>
      <w:r>
        <w:t>pivot_</w:t>
      </w:r>
      <w:proofErr w:type="gramStart"/>
      <w:r>
        <w:t>wider</w:t>
      </w:r>
      <w:proofErr w:type="spellEnd"/>
      <w:r>
        <w:t>(</w:t>
      </w:r>
      <w:proofErr w:type="spellStart"/>
      <w:proofErr w:type="gramEnd"/>
      <w:r>
        <w:t>names_from</w:t>
      </w:r>
      <w:proofErr w:type="spellEnd"/>
      <w:r>
        <w:t xml:space="preserve"> = </w:t>
      </w:r>
      <w:proofErr w:type="spellStart"/>
      <w:r>
        <w:t>codigo_lista</w:t>
      </w:r>
      <w:proofErr w:type="spellEnd"/>
      <w:r>
        <w:t xml:space="preserve">, </w:t>
      </w:r>
      <w:proofErr w:type="spellStart"/>
      <w:r>
        <w:t>values_from</w:t>
      </w:r>
      <w:proofErr w:type="spellEnd"/>
      <w:r>
        <w:t xml:space="preserve"> = </w:t>
      </w:r>
      <w:proofErr w:type="spellStart"/>
      <w:r>
        <w:t>votos</w:t>
      </w:r>
      <w:proofErr w:type="spellEnd"/>
      <w:r>
        <w:t>) %&gt;% # Pivot to wide format</w:t>
      </w:r>
    </w:p>
    <w:p w14:paraId="791EE070" w14:textId="77777777" w:rsidR="006B53BB" w:rsidRPr="006B53BB" w:rsidRDefault="006B53BB" w:rsidP="006B53BB">
      <w:pPr>
        <w:pStyle w:val="NoSpacing"/>
        <w:rPr>
          <w:lang w:val="es-CO"/>
          <w:rPrChange w:id="344" w:author="Michael Coppedge" w:date="2024-04-01T18:04:00Z">
            <w:rPr/>
          </w:rPrChange>
        </w:rPr>
      </w:pPr>
      <w:r>
        <w:t xml:space="preserve">  </w:t>
      </w:r>
      <w:proofErr w:type="spellStart"/>
      <w:proofErr w:type="gramStart"/>
      <w:r w:rsidRPr="006B53BB">
        <w:rPr>
          <w:lang w:val="es-CO"/>
          <w:rPrChange w:id="345" w:author="Michael Coppedge" w:date="2024-04-01T18:04:00Z">
            <w:rPr/>
          </w:rPrChange>
        </w:rPr>
        <w:t>rename</w:t>
      </w:r>
      <w:proofErr w:type="spellEnd"/>
      <w:r w:rsidRPr="006B53BB">
        <w:rPr>
          <w:lang w:val="es-CO"/>
          <w:rPrChange w:id="346" w:author="Michael Coppedge" w:date="2024-04-01T18:04:00Z">
            <w:rPr/>
          </w:rPrChange>
        </w:rPr>
        <w:t>(</w:t>
      </w:r>
      <w:proofErr w:type="gramEnd"/>
      <w:r w:rsidRPr="006B53BB">
        <w:rPr>
          <w:lang w:val="es-CO"/>
          <w:rPrChange w:id="347" w:author="Michael Coppedge" w:date="2024-04-01T18:04:00Z">
            <w:rPr/>
          </w:rPrChange>
        </w:rPr>
        <w:t>Petro = `1`,</w:t>
      </w:r>
    </w:p>
    <w:p w14:paraId="30952405" w14:textId="77777777" w:rsidR="006B53BB" w:rsidRPr="006B53BB" w:rsidRDefault="006B53BB" w:rsidP="006B53BB">
      <w:pPr>
        <w:pStyle w:val="NoSpacing"/>
        <w:rPr>
          <w:lang w:val="es-CO"/>
          <w:rPrChange w:id="348" w:author="Michael Coppedge" w:date="2024-04-01T18:04:00Z">
            <w:rPr/>
          </w:rPrChange>
        </w:rPr>
      </w:pPr>
      <w:r w:rsidRPr="006B53BB">
        <w:rPr>
          <w:lang w:val="es-CO"/>
          <w:rPrChange w:id="349" w:author="Michael Coppedge" w:date="2024-04-01T18:04:00Z">
            <w:rPr/>
          </w:rPrChange>
        </w:rPr>
        <w:t xml:space="preserve">         Duque = `2`,</w:t>
      </w:r>
    </w:p>
    <w:p w14:paraId="6493AD0E" w14:textId="77777777" w:rsidR="006B53BB" w:rsidRPr="006B53BB" w:rsidRDefault="006B53BB" w:rsidP="006B53BB">
      <w:pPr>
        <w:pStyle w:val="NoSpacing"/>
        <w:rPr>
          <w:lang w:val="es-CO"/>
          <w:rPrChange w:id="350" w:author="Michael Coppedge" w:date="2024-04-01T18:04:00Z">
            <w:rPr/>
          </w:rPrChange>
        </w:rPr>
      </w:pPr>
      <w:r w:rsidRPr="006B53BB">
        <w:rPr>
          <w:lang w:val="es-CO"/>
          <w:rPrChange w:id="351" w:author="Michael Coppedge" w:date="2024-04-01T18:04:00Z">
            <w:rPr/>
          </w:rPrChange>
        </w:rPr>
        <w:t xml:space="preserve">         </w:t>
      </w:r>
      <w:proofErr w:type="spellStart"/>
      <w:r w:rsidRPr="006B53BB">
        <w:rPr>
          <w:lang w:val="es-CO"/>
          <w:rPrChange w:id="352" w:author="Michael Coppedge" w:date="2024-04-01T18:04:00Z">
            <w:rPr/>
          </w:rPrChange>
        </w:rPr>
        <w:t>nomark</w:t>
      </w:r>
      <w:proofErr w:type="spellEnd"/>
      <w:r w:rsidRPr="006B53BB">
        <w:rPr>
          <w:lang w:val="es-CO"/>
          <w:rPrChange w:id="353" w:author="Michael Coppedge" w:date="2024-04-01T18:04:00Z">
            <w:rPr/>
          </w:rPrChange>
        </w:rPr>
        <w:t xml:space="preserve"> = `997`,</w:t>
      </w:r>
    </w:p>
    <w:p w14:paraId="1062D8BE" w14:textId="77777777" w:rsidR="006B53BB" w:rsidRPr="006B53BB" w:rsidRDefault="006B53BB" w:rsidP="006B53BB">
      <w:pPr>
        <w:pStyle w:val="NoSpacing"/>
        <w:rPr>
          <w:lang w:val="es-CO"/>
          <w:rPrChange w:id="354" w:author="Michael Coppedge" w:date="2024-04-01T18:04:00Z">
            <w:rPr/>
          </w:rPrChange>
        </w:rPr>
      </w:pPr>
      <w:r w:rsidRPr="006B53BB">
        <w:rPr>
          <w:lang w:val="es-CO"/>
          <w:rPrChange w:id="355" w:author="Michael Coppedge" w:date="2024-04-01T18:04:00Z">
            <w:rPr/>
          </w:rPrChange>
        </w:rPr>
        <w:t xml:space="preserve">         </w:t>
      </w:r>
      <w:proofErr w:type="spellStart"/>
      <w:r w:rsidRPr="006B53BB">
        <w:rPr>
          <w:lang w:val="es-CO"/>
          <w:rPrChange w:id="356" w:author="Michael Coppedge" w:date="2024-04-01T18:04:00Z">
            <w:rPr/>
          </w:rPrChange>
        </w:rPr>
        <w:t>null</w:t>
      </w:r>
      <w:proofErr w:type="spellEnd"/>
      <w:r w:rsidRPr="006B53BB">
        <w:rPr>
          <w:lang w:val="es-CO"/>
          <w:rPrChange w:id="357" w:author="Michael Coppedge" w:date="2024-04-01T18:04:00Z">
            <w:rPr/>
          </w:rPrChange>
        </w:rPr>
        <w:t xml:space="preserve"> = `998`,</w:t>
      </w:r>
    </w:p>
    <w:p w14:paraId="3B219EA8" w14:textId="77777777" w:rsidR="006B53BB" w:rsidRDefault="006B53BB" w:rsidP="006B53BB">
      <w:pPr>
        <w:pStyle w:val="NoSpacing"/>
      </w:pPr>
      <w:r w:rsidRPr="006B53BB">
        <w:rPr>
          <w:lang w:val="es-CO"/>
          <w:rPrChange w:id="358" w:author="Michael Coppedge" w:date="2024-04-01T18:04:00Z">
            <w:rPr/>
          </w:rPrChange>
        </w:rPr>
        <w:t xml:space="preserve">         </w:t>
      </w:r>
      <w:r>
        <w:t>blank = `999`)</w:t>
      </w:r>
    </w:p>
    <w:p w14:paraId="13D05E43" w14:textId="77777777" w:rsidR="006B53BB" w:rsidRDefault="006B53BB" w:rsidP="006B53BB">
      <w:pPr>
        <w:pStyle w:val="NoSpacing"/>
      </w:pPr>
    </w:p>
    <w:p w14:paraId="3BBCF1E7" w14:textId="77777777" w:rsidR="006B53BB" w:rsidRDefault="006B53BB" w:rsidP="006B53BB">
      <w:pPr>
        <w:pStyle w:val="NoSpacing"/>
      </w:pPr>
      <w:r>
        <w:t xml:space="preserve">## Step 3: Create new </w:t>
      </w:r>
      <w:proofErr w:type="spellStart"/>
      <w:r>
        <w:t>dfs</w:t>
      </w:r>
      <w:proofErr w:type="spellEnd"/>
      <w:r>
        <w:t xml:space="preserve"> for voting behavior at municipal level -- is there a more efficient code?</w:t>
      </w:r>
    </w:p>
    <w:p w14:paraId="5A990248" w14:textId="77777777" w:rsidR="006B53BB" w:rsidRDefault="006B53BB" w:rsidP="006B53BB">
      <w:pPr>
        <w:pStyle w:val="NoSpacing"/>
      </w:pPr>
      <w:r>
        <w:t>p18d2 &lt;- p18d0 %&gt;%</w:t>
      </w:r>
    </w:p>
    <w:p w14:paraId="3AF97C6B" w14:textId="77777777" w:rsidR="006B53BB" w:rsidRDefault="006B53BB" w:rsidP="006B53BB">
      <w:pPr>
        <w:pStyle w:val="NoSpacing"/>
      </w:pPr>
      <w:r>
        <w:t xml:space="preserve">  </w:t>
      </w:r>
      <w:proofErr w:type="gramStart"/>
      <w:r>
        <w:t>select(</w:t>
      </w:r>
      <w:proofErr w:type="gramEnd"/>
      <w:r>
        <w:t>FID, Petro) %&gt;%</w:t>
      </w:r>
    </w:p>
    <w:p w14:paraId="1026DCCE" w14:textId="77777777" w:rsidR="006B53BB" w:rsidRDefault="006B53BB" w:rsidP="006B53BB">
      <w:pPr>
        <w:pStyle w:val="NoSpacing"/>
      </w:pPr>
      <w:r>
        <w:t xml:space="preserve">  filter</w:t>
      </w:r>
      <w:proofErr w:type="gramStart"/>
      <w:r>
        <w:t>(!is.na</w:t>
      </w:r>
      <w:proofErr w:type="gramEnd"/>
      <w:r>
        <w:t>(Petro))</w:t>
      </w:r>
    </w:p>
    <w:p w14:paraId="3DF18CB3" w14:textId="77777777" w:rsidR="006B53BB" w:rsidRDefault="006B53BB" w:rsidP="006B53BB">
      <w:pPr>
        <w:pStyle w:val="NoSpacing"/>
      </w:pPr>
      <w:r>
        <w:t>p18d2 &lt;- p18d2</w:t>
      </w:r>
      <w:proofErr w:type="gramStart"/>
      <w:r>
        <w:t>[!duplicated</w:t>
      </w:r>
      <w:proofErr w:type="gramEnd"/>
      <w:r>
        <w:t>(p18d2$FID), ]</w:t>
      </w:r>
    </w:p>
    <w:p w14:paraId="76AF7BE7" w14:textId="77777777" w:rsidR="006B53BB" w:rsidRDefault="006B53BB" w:rsidP="006B53BB">
      <w:pPr>
        <w:pStyle w:val="NoSpacing"/>
      </w:pPr>
      <w:r>
        <w:t>p18d3 &lt;- p18d0 %&gt;%</w:t>
      </w:r>
    </w:p>
    <w:p w14:paraId="453134B2" w14:textId="77777777" w:rsidR="006B53BB" w:rsidRDefault="006B53BB" w:rsidP="006B53BB">
      <w:pPr>
        <w:pStyle w:val="NoSpacing"/>
      </w:pPr>
      <w:r>
        <w:t xml:space="preserve">  </w:t>
      </w:r>
      <w:proofErr w:type="gramStart"/>
      <w:r>
        <w:t>select(</w:t>
      </w:r>
      <w:proofErr w:type="gramEnd"/>
      <w:r>
        <w:t>FID, Duque) %&gt;%</w:t>
      </w:r>
    </w:p>
    <w:p w14:paraId="0BBF5A2C" w14:textId="77777777" w:rsidR="006B53BB" w:rsidRDefault="006B53BB" w:rsidP="006B53BB">
      <w:pPr>
        <w:pStyle w:val="NoSpacing"/>
      </w:pPr>
      <w:r>
        <w:t xml:space="preserve">  filter</w:t>
      </w:r>
      <w:proofErr w:type="gramStart"/>
      <w:r>
        <w:t>(!is.na</w:t>
      </w:r>
      <w:proofErr w:type="gramEnd"/>
      <w:r>
        <w:t>(Duque))</w:t>
      </w:r>
    </w:p>
    <w:p w14:paraId="46F304BA" w14:textId="77777777" w:rsidR="006B53BB" w:rsidRDefault="006B53BB" w:rsidP="006B53BB">
      <w:pPr>
        <w:pStyle w:val="NoSpacing"/>
      </w:pPr>
      <w:r>
        <w:t>p18d3 &lt;- p18d3</w:t>
      </w:r>
      <w:proofErr w:type="gramStart"/>
      <w:r>
        <w:t>[!duplicated</w:t>
      </w:r>
      <w:proofErr w:type="gramEnd"/>
      <w:r>
        <w:t>(p18d3$FID), ]</w:t>
      </w:r>
    </w:p>
    <w:p w14:paraId="74093CFE" w14:textId="77777777" w:rsidR="006B53BB" w:rsidRDefault="006B53BB" w:rsidP="006B53BB">
      <w:pPr>
        <w:pStyle w:val="NoSpacing"/>
      </w:pPr>
      <w:r>
        <w:t>p18d4 &lt;- p18d0 %&gt;%</w:t>
      </w:r>
    </w:p>
    <w:p w14:paraId="2175CBEB" w14:textId="77777777" w:rsidR="006B53BB" w:rsidRDefault="006B53BB" w:rsidP="006B53BB">
      <w:pPr>
        <w:pStyle w:val="NoSpacing"/>
      </w:pPr>
      <w:r>
        <w:t xml:space="preserve">  </w:t>
      </w:r>
      <w:proofErr w:type="gramStart"/>
      <w:r>
        <w:t>select(</w:t>
      </w:r>
      <w:proofErr w:type="gramEnd"/>
      <w:r>
        <w:t xml:space="preserve">FID, </w:t>
      </w:r>
      <w:proofErr w:type="spellStart"/>
      <w:r>
        <w:t>nomark</w:t>
      </w:r>
      <w:proofErr w:type="spellEnd"/>
      <w:r>
        <w:t>) %&gt;%</w:t>
      </w:r>
    </w:p>
    <w:p w14:paraId="3F1CC2B9" w14:textId="77777777" w:rsidR="006B53BB" w:rsidRDefault="006B53BB" w:rsidP="006B53BB">
      <w:pPr>
        <w:pStyle w:val="NoSpacing"/>
      </w:pPr>
      <w:r>
        <w:t xml:space="preserve">  filter</w:t>
      </w:r>
      <w:proofErr w:type="gramStart"/>
      <w:r>
        <w:t>(!is.na</w:t>
      </w:r>
      <w:proofErr w:type="gramEnd"/>
      <w:r>
        <w:t>(</w:t>
      </w:r>
      <w:proofErr w:type="spellStart"/>
      <w:r>
        <w:t>nomark</w:t>
      </w:r>
      <w:proofErr w:type="spellEnd"/>
      <w:r>
        <w:t>))</w:t>
      </w:r>
    </w:p>
    <w:p w14:paraId="4D671091" w14:textId="77777777" w:rsidR="006B53BB" w:rsidRDefault="006B53BB" w:rsidP="006B53BB">
      <w:pPr>
        <w:pStyle w:val="NoSpacing"/>
      </w:pPr>
      <w:r>
        <w:t>p18d4 &lt;- p18d4</w:t>
      </w:r>
      <w:proofErr w:type="gramStart"/>
      <w:r>
        <w:t>[!duplicated</w:t>
      </w:r>
      <w:proofErr w:type="gramEnd"/>
      <w:r>
        <w:t>(p18d4$FID), ]</w:t>
      </w:r>
    </w:p>
    <w:p w14:paraId="05F370F5" w14:textId="77777777" w:rsidR="006B53BB" w:rsidRDefault="006B53BB" w:rsidP="006B53BB">
      <w:pPr>
        <w:pStyle w:val="NoSpacing"/>
      </w:pPr>
      <w:r>
        <w:t>p18d5 &lt;- p18d0 %&gt;%</w:t>
      </w:r>
    </w:p>
    <w:p w14:paraId="67411828" w14:textId="77777777" w:rsidR="006B53BB" w:rsidRDefault="006B53BB" w:rsidP="006B53BB">
      <w:pPr>
        <w:pStyle w:val="NoSpacing"/>
      </w:pPr>
      <w:r>
        <w:t xml:space="preserve">  </w:t>
      </w:r>
      <w:proofErr w:type="gramStart"/>
      <w:r>
        <w:t>select(</w:t>
      </w:r>
      <w:proofErr w:type="gramEnd"/>
      <w:r>
        <w:t>FID, null) %&gt;%</w:t>
      </w:r>
    </w:p>
    <w:p w14:paraId="4748965D" w14:textId="77777777" w:rsidR="006B53BB" w:rsidRDefault="006B53BB" w:rsidP="006B53BB">
      <w:pPr>
        <w:pStyle w:val="NoSpacing"/>
      </w:pPr>
      <w:r>
        <w:t xml:space="preserve">  filter</w:t>
      </w:r>
      <w:proofErr w:type="gramStart"/>
      <w:r>
        <w:t>(!is.na</w:t>
      </w:r>
      <w:proofErr w:type="gramEnd"/>
      <w:r>
        <w:t>(null))</w:t>
      </w:r>
    </w:p>
    <w:p w14:paraId="46BD53D6" w14:textId="77777777" w:rsidR="006B53BB" w:rsidRDefault="006B53BB" w:rsidP="006B53BB">
      <w:pPr>
        <w:pStyle w:val="NoSpacing"/>
      </w:pPr>
      <w:r>
        <w:t>p18d5 &lt;- p18d5</w:t>
      </w:r>
      <w:proofErr w:type="gramStart"/>
      <w:r>
        <w:t>[!duplicated</w:t>
      </w:r>
      <w:proofErr w:type="gramEnd"/>
      <w:r>
        <w:t>(p18d5$FID), ]</w:t>
      </w:r>
    </w:p>
    <w:p w14:paraId="684621B7" w14:textId="77777777" w:rsidR="006B53BB" w:rsidRDefault="006B53BB" w:rsidP="006B53BB">
      <w:pPr>
        <w:pStyle w:val="NoSpacing"/>
      </w:pPr>
      <w:r>
        <w:t>p18d6 &lt;- p18d0 %&gt;%</w:t>
      </w:r>
    </w:p>
    <w:p w14:paraId="658855AD" w14:textId="77777777" w:rsidR="006B53BB" w:rsidRDefault="006B53BB" w:rsidP="006B53BB">
      <w:pPr>
        <w:pStyle w:val="NoSpacing"/>
      </w:pPr>
      <w:r>
        <w:t xml:space="preserve">  </w:t>
      </w:r>
      <w:proofErr w:type="gramStart"/>
      <w:r>
        <w:t>select(</w:t>
      </w:r>
      <w:proofErr w:type="gramEnd"/>
      <w:r>
        <w:t>FID, blank) %&gt;%</w:t>
      </w:r>
    </w:p>
    <w:p w14:paraId="3A4BB2C7" w14:textId="77777777" w:rsidR="006B53BB" w:rsidRDefault="006B53BB" w:rsidP="006B53BB">
      <w:pPr>
        <w:pStyle w:val="NoSpacing"/>
      </w:pPr>
      <w:r>
        <w:t xml:space="preserve">  filter</w:t>
      </w:r>
      <w:proofErr w:type="gramStart"/>
      <w:r>
        <w:t>(!is.na</w:t>
      </w:r>
      <w:proofErr w:type="gramEnd"/>
      <w:r>
        <w:t>(blank))</w:t>
      </w:r>
    </w:p>
    <w:p w14:paraId="05164979" w14:textId="77777777" w:rsidR="006B53BB" w:rsidRDefault="006B53BB" w:rsidP="006B53BB">
      <w:pPr>
        <w:pStyle w:val="NoSpacing"/>
      </w:pPr>
      <w:r>
        <w:t>p18d6 &lt;- p18d6</w:t>
      </w:r>
      <w:proofErr w:type="gramStart"/>
      <w:r>
        <w:t>[!duplicated</w:t>
      </w:r>
      <w:proofErr w:type="gramEnd"/>
      <w:r>
        <w:t>(p18d6$FID), ]</w:t>
      </w:r>
    </w:p>
    <w:p w14:paraId="430D5DE1" w14:textId="77777777" w:rsidR="006B53BB" w:rsidRDefault="006B53BB" w:rsidP="006B53BB">
      <w:pPr>
        <w:pStyle w:val="NoSpacing"/>
      </w:pPr>
      <w:r>
        <w:t>p18d7 &lt;- p18d0 %&gt;%</w:t>
      </w:r>
    </w:p>
    <w:p w14:paraId="72D7600B" w14:textId="77777777" w:rsidR="006B53BB" w:rsidRDefault="006B53BB" w:rsidP="006B53BB">
      <w:pPr>
        <w:pStyle w:val="NoSpacing"/>
      </w:pPr>
      <w:r>
        <w:t xml:space="preserve">  </w:t>
      </w:r>
      <w:proofErr w:type="spellStart"/>
      <w:r>
        <w:t>group_</w:t>
      </w:r>
      <w:proofErr w:type="gramStart"/>
      <w:r>
        <w:t>by</w:t>
      </w:r>
      <w:proofErr w:type="spellEnd"/>
      <w:r>
        <w:t>(</w:t>
      </w:r>
      <w:proofErr w:type="gramEnd"/>
      <w:r>
        <w:t>FID) %&gt;%</w:t>
      </w:r>
    </w:p>
    <w:p w14:paraId="4B8C87FF" w14:textId="77777777" w:rsidR="006B53BB" w:rsidRDefault="006B53BB" w:rsidP="006B53BB">
      <w:pPr>
        <w:pStyle w:val="NoSpacing"/>
      </w:pPr>
      <w:r>
        <w:t xml:space="preserve">  </w:t>
      </w:r>
      <w:proofErr w:type="spellStart"/>
      <w:proofErr w:type="gramStart"/>
      <w:r>
        <w:t>summarise</w:t>
      </w:r>
      <w:proofErr w:type="spellEnd"/>
      <w:r>
        <w:t>(</w:t>
      </w:r>
      <w:proofErr w:type="spellStart"/>
      <w:proofErr w:type="gramEnd"/>
      <w:r>
        <w:t>vtotal</w:t>
      </w:r>
      <w:proofErr w:type="spellEnd"/>
      <w:r>
        <w:t xml:space="preserve"> = first(</w:t>
      </w:r>
      <w:proofErr w:type="spellStart"/>
      <w:r>
        <w:t>votototal</w:t>
      </w:r>
      <w:proofErr w:type="spellEnd"/>
      <w:r>
        <w:t>))</w:t>
      </w:r>
    </w:p>
    <w:p w14:paraId="694A212B" w14:textId="77777777" w:rsidR="006B53BB" w:rsidRDefault="006B53BB" w:rsidP="006B53BB">
      <w:pPr>
        <w:pStyle w:val="NoSpacing"/>
      </w:pPr>
      <w:r>
        <w:t>p18d7 &lt;- p18d7</w:t>
      </w:r>
      <w:proofErr w:type="gramStart"/>
      <w:r>
        <w:t>[!duplicated</w:t>
      </w:r>
      <w:proofErr w:type="gramEnd"/>
      <w:r>
        <w:t>(p18d7$FID), ]</w:t>
      </w:r>
    </w:p>
    <w:p w14:paraId="5BE75F29" w14:textId="77777777" w:rsidR="006B53BB" w:rsidRDefault="006B53BB" w:rsidP="006B53BB">
      <w:pPr>
        <w:pStyle w:val="NoSpacing"/>
      </w:pPr>
    </w:p>
    <w:p w14:paraId="563AA15A" w14:textId="77777777" w:rsidR="006B53BB" w:rsidRDefault="006B53BB" w:rsidP="006B53BB">
      <w:pPr>
        <w:pStyle w:val="NoSpacing"/>
      </w:pPr>
      <w:r>
        <w:t xml:space="preserve">RPs &lt;- </w:t>
      </w:r>
      <w:proofErr w:type="gramStart"/>
      <w:r>
        <w:t>list(</w:t>
      </w:r>
      <w:proofErr w:type="gramEnd"/>
      <w:r>
        <w:t>p18d2, p18d3, p18d4, p18d5, p18d6, p18d7)</w:t>
      </w:r>
    </w:p>
    <w:p w14:paraId="224CE465" w14:textId="77777777" w:rsidR="006B53BB" w:rsidRDefault="006B53BB" w:rsidP="006B53BB">
      <w:pPr>
        <w:pStyle w:val="NoSpacing"/>
      </w:pPr>
      <w:proofErr w:type="spellStart"/>
      <w:r>
        <w:t>merged_RP</w:t>
      </w:r>
      <w:proofErr w:type="spellEnd"/>
      <w:r>
        <w:t xml:space="preserve"> &lt;- </w:t>
      </w:r>
      <w:proofErr w:type="gramStart"/>
      <w:r>
        <w:t>Reduce(</w:t>
      </w:r>
      <w:proofErr w:type="gramEnd"/>
      <w:r>
        <w:t>function(x, y) merge(x, y, by = "FID", all = TRUE), RPs)</w:t>
      </w:r>
    </w:p>
    <w:p w14:paraId="7AE2C357" w14:textId="77777777" w:rsidR="006B53BB" w:rsidRDefault="006B53BB" w:rsidP="006B53BB">
      <w:pPr>
        <w:pStyle w:val="NoSpacing"/>
      </w:pPr>
    </w:p>
    <w:p w14:paraId="686CD9D6" w14:textId="77777777" w:rsidR="006B53BB" w:rsidRDefault="006B53BB" w:rsidP="006B53BB">
      <w:pPr>
        <w:pStyle w:val="NoSpacing"/>
      </w:pPr>
      <w:r>
        <w:t xml:space="preserve">df2rm2 = </w:t>
      </w:r>
      <w:proofErr w:type="gramStart"/>
      <w:r>
        <w:t>c(</w:t>
      </w:r>
      <w:proofErr w:type="gramEnd"/>
      <w:r>
        <w:t>"rp18", "p18d0", "p18d2", "p18d3", "p18d4", "p18d5", "p18d6", "p18d7", "df2rm2", "RPs")</w:t>
      </w:r>
    </w:p>
    <w:p w14:paraId="32EDE30D" w14:textId="77777777" w:rsidR="006B53BB" w:rsidRDefault="006B53BB" w:rsidP="006B53BB">
      <w:pPr>
        <w:pStyle w:val="NoSpacing"/>
      </w:pPr>
      <w:proofErr w:type="gramStart"/>
      <w:r>
        <w:t>rm(</w:t>
      </w:r>
      <w:proofErr w:type="gramEnd"/>
      <w:r>
        <w:t>list = df2rm2)</w:t>
      </w:r>
    </w:p>
    <w:p w14:paraId="6B2C2A4F" w14:textId="77777777" w:rsidR="006B53BB" w:rsidRDefault="006B53BB" w:rsidP="006B53BB">
      <w:pPr>
        <w:pStyle w:val="NoSpacing"/>
      </w:pPr>
    </w:p>
    <w:p w14:paraId="18600892" w14:textId="77777777" w:rsidR="006B53BB" w:rsidRDefault="006B53BB" w:rsidP="006B53BB">
      <w:pPr>
        <w:pStyle w:val="NoSpacing"/>
      </w:pPr>
      <w:r>
        <w:t>## Step 3: Create margin of support variable for winner and runner-up candidates. Positive value indicates support for winner; negative indicates opposition. Variable order may vary depending on the election year data from RNEC</w:t>
      </w:r>
    </w:p>
    <w:p w14:paraId="373583DC" w14:textId="77777777" w:rsidR="006B53BB" w:rsidRDefault="006B53BB" w:rsidP="006B53BB">
      <w:pPr>
        <w:pStyle w:val="NoSpacing"/>
      </w:pPr>
      <w:r>
        <w:lastRenderedPageBreak/>
        <w:t xml:space="preserve">RP_15 &lt;- </w:t>
      </w:r>
      <w:proofErr w:type="spellStart"/>
      <w:r>
        <w:t>merged_RP</w:t>
      </w:r>
      <w:proofErr w:type="spellEnd"/>
      <w:r>
        <w:t xml:space="preserve"> %&gt;%</w:t>
      </w:r>
    </w:p>
    <w:p w14:paraId="1B1058F4" w14:textId="77777777" w:rsidR="006B53BB" w:rsidRDefault="006B53BB" w:rsidP="006B53BB">
      <w:pPr>
        <w:pStyle w:val="NoSpacing"/>
      </w:pPr>
      <w:r>
        <w:t xml:space="preserve">  </w:t>
      </w:r>
      <w:proofErr w:type="gramStart"/>
      <w:r>
        <w:t>mutate(</w:t>
      </w:r>
      <w:proofErr w:type="gramEnd"/>
      <w:r>
        <w:t>MOV_top2 = Duque-Petro) %&gt;% #Raw vote-count margin of victory</w:t>
      </w:r>
    </w:p>
    <w:p w14:paraId="5D314DCC" w14:textId="77777777" w:rsidR="006B53BB" w:rsidRPr="006B53BB" w:rsidRDefault="006B53BB" w:rsidP="006B53BB">
      <w:pPr>
        <w:pStyle w:val="NoSpacing"/>
        <w:rPr>
          <w:lang w:val="es-CO"/>
          <w:rPrChange w:id="359" w:author="Michael Coppedge" w:date="2024-04-01T18:04:00Z">
            <w:rPr/>
          </w:rPrChange>
        </w:rPr>
      </w:pPr>
      <w:r>
        <w:t xml:space="preserve">  </w:t>
      </w:r>
      <w:proofErr w:type="spellStart"/>
      <w:proofErr w:type="gramStart"/>
      <w:r w:rsidRPr="006B53BB">
        <w:rPr>
          <w:lang w:val="es-CO"/>
          <w:rPrChange w:id="360" w:author="Michael Coppedge" w:date="2024-04-01T18:04:00Z">
            <w:rPr/>
          </w:rPrChange>
        </w:rPr>
        <w:t>mutate</w:t>
      </w:r>
      <w:proofErr w:type="spellEnd"/>
      <w:r w:rsidRPr="006B53BB">
        <w:rPr>
          <w:lang w:val="es-CO"/>
          <w:rPrChange w:id="361" w:author="Michael Coppedge" w:date="2024-04-01T18:04:00Z">
            <w:rPr/>
          </w:rPrChange>
        </w:rPr>
        <w:t>(</w:t>
      </w:r>
      <w:proofErr w:type="spellStart"/>
      <w:proofErr w:type="gramEnd"/>
      <w:r w:rsidRPr="006B53BB">
        <w:rPr>
          <w:lang w:val="es-CO"/>
          <w:rPrChange w:id="362" w:author="Michael Coppedge" w:date="2024-04-01T18:04:00Z">
            <w:rPr/>
          </w:rPrChange>
        </w:rPr>
        <w:t>Duque_pct</w:t>
      </w:r>
      <w:proofErr w:type="spellEnd"/>
      <w:r w:rsidRPr="006B53BB">
        <w:rPr>
          <w:lang w:val="es-CO"/>
          <w:rPrChange w:id="363" w:author="Michael Coppedge" w:date="2024-04-01T18:04:00Z">
            <w:rPr/>
          </w:rPrChange>
        </w:rPr>
        <w:t xml:space="preserve"> = Duque/</w:t>
      </w:r>
      <w:proofErr w:type="spellStart"/>
      <w:r w:rsidRPr="006B53BB">
        <w:rPr>
          <w:lang w:val="es-CO"/>
          <w:rPrChange w:id="364" w:author="Michael Coppedge" w:date="2024-04-01T18:04:00Z">
            <w:rPr/>
          </w:rPrChange>
        </w:rPr>
        <w:t>vtotal</w:t>
      </w:r>
      <w:proofErr w:type="spellEnd"/>
      <w:r w:rsidRPr="006B53BB">
        <w:rPr>
          <w:lang w:val="es-CO"/>
          <w:rPrChange w:id="365" w:author="Michael Coppedge" w:date="2024-04-01T18:04:00Z">
            <w:rPr/>
          </w:rPrChange>
        </w:rPr>
        <w:t>) %&gt;%</w:t>
      </w:r>
    </w:p>
    <w:p w14:paraId="47827E0D" w14:textId="77777777" w:rsidR="006B53BB" w:rsidRPr="006B53BB" w:rsidRDefault="006B53BB" w:rsidP="006B53BB">
      <w:pPr>
        <w:pStyle w:val="NoSpacing"/>
        <w:rPr>
          <w:lang w:val="es-CO"/>
          <w:rPrChange w:id="366" w:author="Michael Coppedge" w:date="2024-04-01T18:04:00Z">
            <w:rPr/>
          </w:rPrChange>
        </w:rPr>
      </w:pPr>
      <w:r w:rsidRPr="006B53BB">
        <w:rPr>
          <w:lang w:val="es-CO"/>
          <w:rPrChange w:id="367" w:author="Michael Coppedge" w:date="2024-04-01T18:04:00Z">
            <w:rPr/>
          </w:rPrChange>
        </w:rPr>
        <w:t xml:space="preserve">  </w:t>
      </w:r>
      <w:proofErr w:type="spellStart"/>
      <w:proofErr w:type="gramStart"/>
      <w:r w:rsidRPr="006B53BB">
        <w:rPr>
          <w:lang w:val="es-CO"/>
          <w:rPrChange w:id="368" w:author="Michael Coppedge" w:date="2024-04-01T18:04:00Z">
            <w:rPr/>
          </w:rPrChange>
        </w:rPr>
        <w:t>mutate</w:t>
      </w:r>
      <w:proofErr w:type="spellEnd"/>
      <w:r w:rsidRPr="006B53BB">
        <w:rPr>
          <w:lang w:val="es-CO"/>
          <w:rPrChange w:id="369" w:author="Michael Coppedge" w:date="2024-04-01T18:04:00Z">
            <w:rPr/>
          </w:rPrChange>
        </w:rPr>
        <w:t>(</w:t>
      </w:r>
      <w:proofErr w:type="spellStart"/>
      <w:proofErr w:type="gramEnd"/>
      <w:r w:rsidRPr="006B53BB">
        <w:rPr>
          <w:lang w:val="es-CO"/>
          <w:rPrChange w:id="370" w:author="Michael Coppedge" w:date="2024-04-01T18:04:00Z">
            <w:rPr/>
          </w:rPrChange>
        </w:rPr>
        <w:t>Petro_pct</w:t>
      </w:r>
      <w:proofErr w:type="spellEnd"/>
      <w:r w:rsidRPr="006B53BB">
        <w:rPr>
          <w:lang w:val="es-CO"/>
          <w:rPrChange w:id="371" w:author="Michael Coppedge" w:date="2024-04-01T18:04:00Z">
            <w:rPr/>
          </w:rPrChange>
        </w:rPr>
        <w:t xml:space="preserve"> = Petro/</w:t>
      </w:r>
      <w:proofErr w:type="spellStart"/>
      <w:r w:rsidRPr="006B53BB">
        <w:rPr>
          <w:lang w:val="es-CO"/>
          <w:rPrChange w:id="372" w:author="Michael Coppedge" w:date="2024-04-01T18:04:00Z">
            <w:rPr/>
          </w:rPrChange>
        </w:rPr>
        <w:t>vtotal</w:t>
      </w:r>
      <w:proofErr w:type="spellEnd"/>
      <w:r w:rsidRPr="006B53BB">
        <w:rPr>
          <w:lang w:val="es-CO"/>
          <w:rPrChange w:id="373" w:author="Michael Coppedge" w:date="2024-04-01T18:04:00Z">
            <w:rPr/>
          </w:rPrChange>
        </w:rPr>
        <w:t>) %&gt;%</w:t>
      </w:r>
    </w:p>
    <w:p w14:paraId="742A849F" w14:textId="77777777" w:rsidR="006B53BB" w:rsidRDefault="006B53BB" w:rsidP="006B53BB">
      <w:pPr>
        <w:pStyle w:val="NoSpacing"/>
      </w:pPr>
      <w:r w:rsidRPr="006B53BB">
        <w:rPr>
          <w:lang w:val="es-CO"/>
          <w:rPrChange w:id="374" w:author="Michael Coppedge" w:date="2024-04-01T18:04:00Z">
            <w:rPr/>
          </w:rPrChange>
        </w:rPr>
        <w:t xml:space="preserve">  </w:t>
      </w:r>
      <w:proofErr w:type="gramStart"/>
      <w:r>
        <w:t>mutate(</w:t>
      </w:r>
      <w:proofErr w:type="spellStart"/>
      <w:proofErr w:type="gramEnd"/>
      <w:r>
        <w:t>MOV_pct</w:t>
      </w:r>
      <w:proofErr w:type="spellEnd"/>
      <w:r>
        <w:t xml:space="preserve"> = </w:t>
      </w:r>
      <w:proofErr w:type="spellStart"/>
      <w:r>
        <w:t>Duque_pct-Petro_pct</w:t>
      </w:r>
      <w:proofErr w:type="spellEnd"/>
      <w:r>
        <w:t>) #Standardized percent margin of victory</w:t>
      </w:r>
    </w:p>
    <w:p w14:paraId="1E2EC80B" w14:textId="77777777" w:rsidR="006B53BB" w:rsidRDefault="006B53BB" w:rsidP="006B53BB">
      <w:pPr>
        <w:pStyle w:val="NoSpacing"/>
      </w:pPr>
    </w:p>
    <w:p w14:paraId="03BD0047" w14:textId="77777777" w:rsidR="006B53BB" w:rsidRDefault="006B53BB" w:rsidP="006B53BB">
      <w:pPr>
        <w:pStyle w:val="NoSpacing"/>
      </w:pPr>
      <w:r>
        <w:t>```</w:t>
      </w:r>
    </w:p>
    <w:p w14:paraId="04C052B4" w14:textId="77777777" w:rsidR="006B53BB" w:rsidRDefault="006B53BB" w:rsidP="006B53BB">
      <w:pPr>
        <w:pStyle w:val="NoSpacing"/>
      </w:pPr>
    </w:p>
    <w:p w14:paraId="61316BA0" w14:textId="77777777" w:rsidR="006B53BB" w:rsidRDefault="006B53BB" w:rsidP="006B53BB">
      <w:pPr>
        <w:pStyle w:val="NoSpacing"/>
      </w:pPr>
      <w:r>
        <w:t>After creating the data frame for voting behavior at the municipal</w:t>
      </w:r>
    </w:p>
    <w:p w14:paraId="3FFAC7B8" w14:textId="77777777" w:rsidR="006B53BB" w:rsidRDefault="006B53BB" w:rsidP="006B53BB">
      <w:pPr>
        <w:pStyle w:val="NoSpacing"/>
      </w:pPr>
      <w:r>
        <w:t>level, we must decide on the threshold for "strong" versus "weak"</w:t>
      </w:r>
    </w:p>
    <w:p w14:paraId="12CCBB95" w14:textId="77777777" w:rsidR="006B53BB" w:rsidRDefault="006B53BB" w:rsidP="006B53BB">
      <w:pPr>
        <w:pStyle w:val="NoSpacing"/>
      </w:pPr>
      <w:r>
        <w:t>support of the ruling party. We could take one standard deviation or</w:t>
      </w:r>
    </w:p>
    <w:p w14:paraId="5344FF85" w14:textId="77777777" w:rsidR="006B53BB" w:rsidRDefault="006B53BB" w:rsidP="006B53BB">
      <w:pPr>
        <w:pStyle w:val="NoSpacing"/>
      </w:pPr>
      <w:r>
        <w:t xml:space="preserve">higher as the threshold, but even so: what </w:t>
      </w:r>
      <w:proofErr w:type="gramStart"/>
      <w:r>
        <w:t>is</w:t>
      </w:r>
      <w:proofErr w:type="gramEnd"/>
      <w:r>
        <w:t xml:space="preserve"> the criteria? In the</w:t>
      </w:r>
    </w:p>
    <w:p w14:paraId="190B7A98" w14:textId="77777777" w:rsidR="006B53BB" w:rsidRDefault="006B53BB" w:rsidP="006B53BB">
      <w:pPr>
        <w:pStyle w:val="NoSpacing"/>
      </w:pPr>
      <w:r>
        <w:t>interest of simplicity, we will create a dichotomous measure, with</w:t>
      </w:r>
    </w:p>
    <w:p w14:paraId="686AD48F" w14:textId="77777777" w:rsidR="006B53BB" w:rsidRDefault="006B53BB" w:rsidP="006B53BB">
      <w:pPr>
        <w:pStyle w:val="NoSpacing"/>
      </w:pPr>
      <w:r>
        <w:t>margin of victory (MOV) above 10 percentage points, applied in either</w:t>
      </w:r>
    </w:p>
    <w:p w14:paraId="65696CC1" w14:textId="77777777" w:rsidR="006B53BB" w:rsidRDefault="006B53BB" w:rsidP="006B53BB">
      <w:pPr>
        <w:pStyle w:val="NoSpacing"/>
      </w:pPr>
      <w:r>
        <w:t>direction (positive for winner Duque; negative for loser Petro). This</w:t>
      </w:r>
    </w:p>
    <w:p w14:paraId="187E1D27" w14:textId="77777777" w:rsidR="006B53BB" w:rsidRDefault="006B53BB" w:rsidP="006B53BB">
      <w:pPr>
        <w:pStyle w:val="NoSpacing"/>
      </w:pPr>
      <w:r>
        <w:t>seems like a standard difference, but further research could guide this</w:t>
      </w:r>
    </w:p>
    <w:p w14:paraId="3931305E" w14:textId="77777777" w:rsidR="006B53BB" w:rsidRDefault="006B53BB" w:rsidP="006B53BB">
      <w:pPr>
        <w:pStyle w:val="NoSpacing"/>
      </w:pPr>
      <w:r>
        <w:t>threshold setting. - ideally, don't dichotomize. Use a continuous</w:t>
      </w:r>
    </w:p>
    <w:p w14:paraId="2F195FC4" w14:textId="77777777" w:rsidR="006B53BB" w:rsidRDefault="006B53BB" w:rsidP="006B53BB">
      <w:pPr>
        <w:pStyle w:val="NoSpacing"/>
      </w:pPr>
      <w:r>
        <w:t xml:space="preserve">scale. - cl stronger where RP is stronger and experts agree </w:t>
      </w:r>
      <w:proofErr w:type="spellStart"/>
      <w:r>
        <w:t>thats</w:t>
      </w:r>
      <w:proofErr w:type="spellEnd"/>
    </w:p>
    <w:p w14:paraId="7B7B9EF7" w14:textId="77777777" w:rsidR="006B53BB" w:rsidRDefault="006B53BB" w:rsidP="006B53BB">
      <w:pPr>
        <w:pStyle w:val="NoSpacing"/>
      </w:pPr>
    </w:p>
    <w:p w14:paraId="508E75D8" w14:textId="77777777" w:rsidR="006B53BB" w:rsidRDefault="006B53BB" w:rsidP="006B53BB">
      <w:pPr>
        <w:pStyle w:val="NoSpacing"/>
      </w:pPr>
      <w:r>
        <w:t>``</w:t>
      </w:r>
      <w:proofErr w:type="gramStart"/>
      <w:r>
        <w:t>`{</w:t>
      </w:r>
      <w:proofErr w:type="gramEnd"/>
      <w:r>
        <w:t>r, V18_15-16_vdem, include=FALSE, echo=FALSE}</w:t>
      </w:r>
    </w:p>
    <w:p w14:paraId="044BD316" w14:textId="77777777" w:rsidR="006B53BB" w:rsidRDefault="006B53BB" w:rsidP="006B53BB">
      <w:pPr>
        <w:pStyle w:val="NoSpacing"/>
      </w:pPr>
      <w:proofErr w:type="gramStart"/>
      <w:r>
        <w:t>mean(</w:t>
      </w:r>
      <w:proofErr w:type="gramEnd"/>
      <w:r>
        <w:t>RP_15$MOV_top2_pct) #Duque margin is 26.3% on average (quite high).</w:t>
      </w:r>
    </w:p>
    <w:p w14:paraId="6BEDB0E1" w14:textId="77777777" w:rsidR="006B53BB" w:rsidRDefault="006B53BB" w:rsidP="006B53BB">
      <w:pPr>
        <w:pStyle w:val="NoSpacing"/>
      </w:pPr>
      <w:proofErr w:type="spellStart"/>
      <w:proofErr w:type="gramStart"/>
      <w:r>
        <w:t>sd</w:t>
      </w:r>
      <w:proofErr w:type="spellEnd"/>
      <w:r>
        <w:t>(</w:t>
      </w:r>
      <w:proofErr w:type="gramEnd"/>
      <w:r>
        <w:t>RP_15$MOV_top2_pct) #SD for the margin is larger than the mean (39.7%) suggesting abnormal distribution</w:t>
      </w:r>
    </w:p>
    <w:p w14:paraId="18A7A94B" w14:textId="77777777" w:rsidR="006B53BB" w:rsidRDefault="006B53BB" w:rsidP="006B53BB">
      <w:pPr>
        <w:pStyle w:val="NoSpacing"/>
      </w:pPr>
      <w:proofErr w:type="gramStart"/>
      <w:r>
        <w:t>hist(</w:t>
      </w:r>
      <w:proofErr w:type="gramEnd"/>
      <w:r>
        <w:t xml:space="preserve">RP_15$MOV_pct, main = "Histogram of MOV", </w:t>
      </w:r>
      <w:proofErr w:type="spellStart"/>
      <w:r>
        <w:t>xlab</w:t>
      </w:r>
      <w:proofErr w:type="spellEnd"/>
      <w:r>
        <w:t xml:space="preserve"> = "MOV", col = "</w:t>
      </w:r>
      <w:proofErr w:type="spellStart"/>
      <w:r>
        <w:t>skyblue</w:t>
      </w:r>
      <w:proofErr w:type="spellEnd"/>
      <w:r>
        <w:t>", border = "black") #left-tail long (margin for Petro)</w:t>
      </w:r>
    </w:p>
    <w:p w14:paraId="731657F8" w14:textId="77777777" w:rsidR="006B53BB" w:rsidRDefault="006B53BB" w:rsidP="006B53BB">
      <w:pPr>
        <w:pStyle w:val="NoSpacing"/>
      </w:pPr>
    </w:p>
    <w:p w14:paraId="3B39A800" w14:textId="77777777" w:rsidR="006B53BB" w:rsidRDefault="006B53BB" w:rsidP="006B53BB">
      <w:pPr>
        <w:pStyle w:val="NoSpacing"/>
      </w:pPr>
    </w:p>
    <w:p w14:paraId="2DEED8D9" w14:textId="77777777" w:rsidR="006B53BB" w:rsidRDefault="006B53BB" w:rsidP="006B53BB">
      <w:pPr>
        <w:pStyle w:val="NoSpacing"/>
      </w:pPr>
      <w:r>
        <w:t>#Q15: in "areas where support [10% MOV] for the national ruling party is strong" there are ...</w:t>
      </w:r>
    </w:p>
    <w:p w14:paraId="3F01D64C" w14:textId="77777777" w:rsidR="006B53BB" w:rsidRDefault="006B53BB" w:rsidP="006B53BB">
      <w:pPr>
        <w:pStyle w:val="NoSpacing"/>
      </w:pPr>
      <w:r>
        <w:t>## instead of arbitrary cut-point</w:t>
      </w:r>
    </w:p>
    <w:p w14:paraId="4486F6CE" w14:textId="77777777" w:rsidR="006B53BB" w:rsidRDefault="006B53BB" w:rsidP="006B53BB">
      <w:pPr>
        <w:pStyle w:val="NoSpacing"/>
      </w:pPr>
      <w:r>
        <w:t xml:space="preserve">RP_15 &lt;- RP_15 %&gt;% </w:t>
      </w:r>
    </w:p>
    <w:p w14:paraId="08B70479" w14:textId="77777777" w:rsidR="006B53BB" w:rsidRDefault="006B53BB" w:rsidP="006B53BB">
      <w:pPr>
        <w:pStyle w:val="NoSpacing"/>
      </w:pPr>
      <w:r>
        <w:t xml:space="preserve">  #"less free and fair subnational elections" </w:t>
      </w:r>
    </w:p>
    <w:p w14:paraId="70333BF1" w14:textId="77777777" w:rsidR="006B53BB" w:rsidRDefault="006B53BB" w:rsidP="006B53BB">
      <w:pPr>
        <w:pStyle w:val="NoSpacing"/>
      </w:pPr>
      <w:r>
        <w:t xml:space="preserve">  </w:t>
      </w:r>
      <w:proofErr w:type="gramStart"/>
      <w:r>
        <w:t>mutate(</w:t>
      </w:r>
      <w:proofErr w:type="gramEnd"/>
      <w:r>
        <w:t xml:space="preserve">elsnl_15 = </w:t>
      </w:r>
      <w:proofErr w:type="spellStart"/>
      <w:r>
        <w:t>case_when</w:t>
      </w:r>
      <w:proofErr w:type="spellEnd"/>
      <w:r>
        <w:t>(</w:t>
      </w:r>
    </w:p>
    <w:p w14:paraId="788F9046" w14:textId="77777777" w:rsidR="006B53BB" w:rsidRDefault="006B53BB" w:rsidP="006B53BB">
      <w:pPr>
        <w:pStyle w:val="NoSpacing"/>
      </w:pPr>
      <w:r>
        <w:t xml:space="preserve">    </w:t>
      </w:r>
      <w:proofErr w:type="spellStart"/>
      <w:r>
        <w:t>MOV_pct</w:t>
      </w:r>
      <w:proofErr w:type="spellEnd"/>
      <w:r>
        <w:t xml:space="preserve"> &gt; 0.10 ~ v13_col_sn_2018$v2elsnlfc_15, TRUE ~ </w:t>
      </w:r>
      <w:proofErr w:type="spellStart"/>
      <w:r>
        <w:t>NA_real</w:t>
      </w:r>
      <w:proofErr w:type="spellEnd"/>
      <w:r>
        <w:t>_)) %&gt;%</w:t>
      </w:r>
    </w:p>
    <w:p w14:paraId="369EB3DC" w14:textId="77777777" w:rsidR="006B53BB" w:rsidRDefault="006B53BB" w:rsidP="006B53BB">
      <w:pPr>
        <w:pStyle w:val="NoSpacing"/>
      </w:pPr>
      <w:r>
        <w:t xml:space="preserve">  #"more free and fair subnational elections"</w:t>
      </w:r>
    </w:p>
    <w:p w14:paraId="0166BE17" w14:textId="77777777" w:rsidR="006B53BB" w:rsidRDefault="006B53BB" w:rsidP="006B53BB">
      <w:pPr>
        <w:pStyle w:val="NoSpacing"/>
      </w:pPr>
      <w:r>
        <w:t xml:space="preserve">  </w:t>
      </w:r>
      <w:proofErr w:type="gramStart"/>
      <w:r>
        <w:t>mutate(</w:t>
      </w:r>
      <w:proofErr w:type="gramEnd"/>
      <w:r>
        <w:t xml:space="preserve">elsnmr_15 = </w:t>
      </w:r>
      <w:proofErr w:type="spellStart"/>
      <w:r>
        <w:t>case_when</w:t>
      </w:r>
      <w:proofErr w:type="spellEnd"/>
      <w:r>
        <w:t>(</w:t>
      </w:r>
    </w:p>
    <w:p w14:paraId="5D97308D" w14:textId="77777777" w:rsidR="006B53BB" w:rsidRDefault="006B53BB" w:rsidP="006B53BB">
      <w:pPr>
        <w:pStyle w:val="NoSpacing"/>
      </w:pPr>
      <w:r>
        <w:t xml:space="preserve">    </w:t>
      </w:r>
      <w:proofErr w:type="spellStart"/>
      <w:r>
        <w:t>MOV_pct</w:t>
      </w:r>
      <w:proofErr w:type="spellEnd"/>
      <w:r>
        <w:t xml:space="preserve"> &gt; 0.10 ~ v13_col_sn_2018$v2elsnmrfc_15, TRUE ~ </w:t>
      </w:r>
      <w:proofErr w:type="spellStart"/>
      <w:r>
        <w:t>NA_real</w:t>
      </w:r>
      <w:proofErr w:type="spellEnd"/>
      <w:r>
        <w:t>_)) %&gt;%</w:t>
      </w:r>
    </w:p>
    <w:p w14:paraId="0C2E73E8" w14:textId="77777777" w:rsidR="006B53BB" w:rsidRDefault="006B53BB" w:rsidP="006B53BB">
      <w:pPr>
        <w:pStyle w:val="NoSpacing"/>
      </w:pPr>
      <w:r>
        <w:t xml:space="preserve">  #"stronger civil liberties" </w:t>
      </w:r>
    </w:p>
    <w:p w14:paraId="6D2152AF" w14:textId="77777777" w:rsidR="006B53BB" w:rsidRDefault="006B53BB" w:rsidP="006B53BB">
      <w:pPr>
        <w:pStyle w:val="NoSpacing"/>
      </w:pPr>
      <w:r>
        <w:t xml:space="preserve">  </w:t>
      </w:r>
      <w:proofErr w:type="gramStart"/>
      <w:r>
        <w:t>mutate(</w:t>
      </w:r>
      <w:proofErr w:type="gramEnd"/>
      <w:r>
        <w:t xml:space="preserve">clrgst_15 = </w:t>
      </w:r>
      <w:proofErr w:type="spellStart"/>
      <w:r>
        <w:t>case_when</w:t>
      </w:r>
      <w:proofErr w:type="spellEnd"/>
      <w:r>
        <w:t>(</w:t>
      </w:r>
    </w:p>
    <w:p w14:paraId="326E07C0" w14:textId="77777777" w:rsidR="006B53BB" w:rsidRDefault="006B53BB" w:rsidP="006B53BB">
      <w:pPr>
        <w:pStyle w:val="NoSpacing"/>
      </w:pPr>
      <w:r>
        <w:t xml:space="preserve">    </w:t>
      </w:r>
      <w:proofErr w:type="spellStart"/>
      <w:r>
        <w:t>MOV_pct</w:t>
      </w:r>
      <w:proofErr w:type="spellEnd"/>
      <w:r>
        <w:t xml:space="preserve"> &gt; 0.10 ~ v13_col_sn_2018$v2clrgstch_15, TRUE ~ </w:t>
      </w:r>
      <w:proofErr w:type="spellStart"/>
      <w:r>
        <w:t>NA_real</w:t>
      </w:r>
      <w:proofErr w:type="spellEnd"/>
      <w:r>
        <w:t>_)) %&gt;%</w:t>
      </w:r>
    </w:p>
    <w:p w14:paraId="422C141C" w14:textId="77777777" w:rsidR="006B53BB" w:rsidRDefault="006B53BB" w:rsidP="006B53BB">
      <w:pPr>
        <w:pStyle w:val="NoSpacing"/>
      </w:pPr>
      <w:r>
        <w:t xml:space="preserve">  #"weaker civil liberties" </w:t>
      </w:r>
    </w:p>
    <w:p w14:paraId="300C5B54" w14:textId="77777777" w:rsidR="006B53BB" w:rsidRDefault="006B53BB" w:rsidP="006B53BB">
      <w:pPr>
        <w:pStyle w:val="NoSpacing"/>
      </w:pPr>
      <w:r>
        <w:t xml:space="preserve">  </w:t>
      </w:r>
      <w:proofErr w:type="gramStart"/>
      <w:r>
        <w:t>mutate(</w:t>
      </w:r>
      <w:proofErr w:type="gramEnd"/>
      <w:r>
        <w:t xml:space="preserve">clrgwk_15 = </w:t>
      </w:r>
      <w:proofErr w:type="spellStart"/>
      <w:r>
        <w:t>case_when</w:t>
      </w:r>
      <w:proofErr w:type="spellEnd"/>
      <w:r>
        <w:t>(</w:t>
      </w:r>
    </w:p>
    <w:p w14:paraId="6518613B" w14:textId="77777777" w:rsidR="006B53BB" w:rsidRDefault="006B53BB" w:rsidP="006B53BB">
      <w:pPr>
        <w:pStyle w:val="NoSpacing"/>
      </w:pPr>
      <w:r>
        <w:t xml:space="preserve">    </w:t>
      </w:r>
      <w:proofErr w:type="spellStart"/>
      <w:r>
        <w:t>MOV_pct</w:t>
      </w:r>
      <w:proofErr w:type="spellEnd"/>
      <w:r>
        <w:t xml:space="preserve"> &gt; 0.10 ~ v13_col_sn_2018$v2clrgwkch_15, TRUE ~ </w:t>
      </w:r>
      <w:proofErr w:type="spellStart"/>
      <w:r>
        <w:t>NA_real</w:t>
      </w:r>
      <w:proofErr w:type="spellEnd"/>
      <w:r>
        <w:t>_))</w:t>
      </w:r>
    </w:p>
    <w:p w14:paraId="73570BB7" w14:textId="77777777" w:rsidR="006B53BB" w:rsidRDefault="006B53BB" w:rsidP="006B53BB">
      <w:pPr>
        <w:pStyle w:val="NoSpacing"/>
      </w:pPr>
    </w:p>
    <w:p w14:paraId="6D697246" w14:textId="77777777" w:rsidR="006B53BB" w:rsidRDefault="006B53BB" w:rsidP="006B53BB">
      <w:pPr>
        <w:pStyle w:val="NoSpacing"/>
      </w:pPr>
      <w:r>
        <w:t>#Q16: in "areas where support [10% MOV] for the national ruling party is weak" there are ...</w:t>
      </w:r>
    </w:p>
    <w:p w14:paraId="0151DEF2" w14:textId="77777777" w:rsidR="006B53BB" w:rsidRDefault="006B53BB" w:rsidP="006B53BB">
      <w:pPr>
        <w:pStyle w:val="NoSpacing"/>
      </w:pPr>
      <w:r>
        <w:t xml:space="preserve">RP_15 &lt;- RP_15 %&gt;% </w:t>
      </w:r>
    </w:p>
    <w:p w14:paraId="3CE2929A" w14:textId="77777777" w:rsidR="006B53BB" w:rsidRDefault="006B53BB" w:rsidP="006B53BB">
      <w:pPr>
        <w:pStyle w:val="NoSpacing"/>
      </w:pPr>
      <w:r>
        <w:t xml:space="preserve">  #"less free and fair subnational elections" </w:t>
      </w:r>
    </w:p>
    <w:p w14:paraId="5B1EE99F" w14:textId="77777777" w:rsidR="006B53BB" w:rsidRDefault="006B53BB" w:rsidP="006B53BB">
      <w:pPr>
        <w:pStyle w:val="NoSpacing"/>
      </w:pPr>
      <w:r>
        <w:t xml:space="preserve">  </w:t>
      </w:r>
      <w:proofErr w:type="gramStart"/>
      <w:r>
        <w:t>mutate(</w:t>
      </w:r>
      <w:proofErr w:type="gramEnd"/>
      <w:r>
        <w:t xml:space="preserve">elsnl_16 = </w:t>
      </w:r>
      <w:proofErr w:type="spellStart"/>
      <w:r>
        <w:t>case_when</w:t>
      </w:r>
      <w:proofErr w:type="spellEnd"/>
      <w:r>
        <w:t>(</w:t>
      </w:r>
    </w:p>
    <w:p w14:paraId="4BF56F99" w14:textId="77777777" w:rsidR="006B53BB" w:rsidRDefault="006B53BB" w:rsidP="006B53BB">
      <w:pPr>
        <w:pStyle w:val="NoSpacing"/>
      </w:pPr>
      <w:r>
        <w:t xml:space="preserve">    </w:t>
      </w:r>
      <w:proofErr w:type="spellStart"/>
      <w:r>
        <w:t>MOV_pct</w:t>
      </w:r>
      <w:proofErr w:type="spellEnd"/>
      <w:r>
        <w:t xml:space="preserve"> &lt; -0.10 ~ v13_col_sn_2018$v2elsnlfc_16, TRUE ~ </w:t>
      </w:r>
      <w:proofErr w:type="spellStart"/>
      <w:r>
        <w:t>NA_real</w:t>
      </w:r>
      <w:proofErr w:type="spellEnd"/>
      <w:r>
        <w:t>_)) %&gt;%</w:t>
      </w:r>
    </w:p>
    <w:p w14:paraId="21C71D92" w14:textId="77777777" w:rsidR="006B53BB" w:rsidRDefault="006B53BB" w:rsidP="006B53BB">
      <w:pPr>
        <w:pStyle w:val="NoSpacing"/>
      </w:pPr>
      <w:r>
        <w:lastRenderedPageBreak/>
        <w:t xml:space="preserve">  #"more free and fair subnational elections"</w:t>
      </w:r>
    </w:p>
    <w:p w14:paraId="6EC62D79" w14:textId="77777777" w:rsidR="006B53BB" w:rsidRDefault="006B53BB" w:rsidP="006B53BB">
      <w:pPr>
        <w:pStyle w:val="NoSpacing"/>
      </w:pPr>
      <w:r>
        <w:t xml:space="preserve">  </w:t>
      </w:r>
      <w:proofErr w:type="gramStart"/>
      <w:r>
        <w:t>mutate(</w:t>
      </w:r>
      <w:proofErr w:type="gramEnd"/>
      <w:r>
        <w:t xml:space="preserve">elsnmr_16 = </w:t>
      </w:r>
      <w:proofErr w:type="spellStart"/>
      <w:r>
        <w:t>case_when</w:t>
      </w:r>
      <w:proofErr w:type="spellEnd"/>
      <w:r>
        <w:t>(</w:t>
      </w:r>
    </w:p>
    <w:p w14:paraId="43CB6714" w14:textId="77777777" w:rsidR="006B53BB" w:rsidRDefault="006B53BB" w:rsidP="006B53BB">
      <w:pPr>
        <w:pStyle w:val="NoSpacing"/>
      </w:pPr>
      <w:r>
        <w:t xml:space="preserve">    </w:t>
      </w:r>
      <w:proofErr w:type="spellStart"/>
      <w:r>
        <w:t>MOV_pct</w:t>
      </w:r>
      <w:proofErr w:type="spellEnd"/>
      <w:r>
        <w:t xml:space="preserve"> &lt; -0.10 ~ v13_col_sn_2018$v2elsnmrfc_16, TRUE ~ </w:t>
      </w:r>
      <w:proofErr w:type="spellStart"/>
      <w:r>
        <w:t>NA_real</w:t>
      </w:r>
      <w:proofErr w:type="spellEnd"/>
      <w:r>
        <w:t>_)) %&gt;%</w:t>
      </w:r>
    </w:p>
    <w:p w14:paraId="6D3E484C" w14:textId="77777777" w:rsidR="006B53BB" w:rsidRDefault="006B53BB" w:rsidP="006B53BB">
      <w:pPr>
        <w:pStyle w:val="NoSpacing"/>
      </w:pPr>
      <w:r>
        <w:t xml:space="preserve">  #"stronger civil liberties" </w:t>
      </w:r>
    </w:p>
    <w:p w14:paraId="09688A3E" w14:textId="77777777" w:rsidR="006B53BB" w:rsidRDefault="006B53BB" w:rsidP="006B53BB">
      <w:pPr>
        <w:pStyle w:val="NoSpacing"/>
      </w:pPr>
      <w:r>
        <w:t xml:space="preserve">  </w:t>
      </w:r>
      <w:proofErr w:type="gramStart"/>
      <w:r>
        <w:t>mutate(</w:t>
      </w:r>
      <w:proofErr w:type="gramEnd"/>
      <w:r>
        <w:t xml:space="preserve">clrgst_16 = </w:t>
      </w:r>
      <w:proofErr w:type="spellStart"/>
      <w:r>
        <w:t>case_when</w:t>
      </w:r>
      <w:proofErr w:type="spellEnd"/>
      <w:r>
        <w:t>(</w:t>
      </w:r>
    </w:p>
    <w:p w14:paraId="0A8C1F1B" w14:textId="77777777" w:rsidR="006B53BB" w:rsidRDefault="006B53BB" w:rsidP="006B53BB">
      <w:pPr>
        <w:pStyle w:val="NoSpacing"/>
      </w:pPr>
      <w:r>
        <w:t xml:space="preserve">    </w:t>
      </w:r>
      <w:proofErr w:type="spellStart"/>
      <w:r>
        <w:t>MOV_pct</w:t>
      </w:r>
      <w:proofErr w:type="spellEnd"/>
      <w:r>
        <w:t xml:space="preserve"> &lt; -0.10 ~ v13_col_sn_2018$v2clrgstch_16, TRUE ~ </w:t>
      </w:r>
      <w:proofErr w:type="spellStart"/>
      <w:r>
        <w:t>NA_real</w:t>
      </w:r>
      <w:proofErr w:type="spellEnd"/>
      <w:r>
        <w:t>_)) %&gt;%</w:t>
      </w:r>
    </w:p>
    <w:p w14:paraId="3C91F339" w14:textId="77777777" w:rsidR="006B53BB" w:rsidRDefault="006B53BB" w:rsidP="006B53BB">
      <w:pPr>
        <w:pStyle w:val="NoSpacing"/>
      </w:pPr>
      <w:r>
        <w:t xml:space="preserve">  #"weaker civil liberties" </w:t>
      </w:r>
    </w:p>
    <w:p w14:paraId="462CB630" w14:textId="77777777" w:rsidR="006B53BB" w:rsidRDefault="006B53BB" w:rsidP="006B53BB">
      <w:pPr>
        <w:pStyle w:val="NoSpacing"/>
      </w:pPr>
      <w:r>
        <w:t xml:space="preserve">  </w:t>
      </w:r>
      <w:proofErr w:type="gramStart"/>
      <w:r>
        <w:t>mutate(</w:t>
      </w:r>
      <w:proofErr w:type="gramEnd"/>
      <w:r>
        <w:t xml:space="preserve">clrgwk_16 = </w:t>
      </w:r>
      <w:proofErr w:type="spellStart"/>
      <w:r>
        <w:t>case_when</w:t>
      </w:r>
      <w:proofErr w:type="spellEnd"/>
      <w:r>
        <w:t>(</w:t>
      </w:r>
    </w:p>
    <w:p w14:paraId="3C56192B" w14:textId="77777777" w:rsidR="006B53BB" w:rsidRDefault="006B53BB" w:rsidP="006B53BB">
      <w:pPr>
        <w:pStyle w:val="NoSpacing"/>
      </w:pPr>
      <w:r>
        <w:t xml:space="preserve">    </w:t>
      </w:r>
      <w:proofErr w:type="spellStart"/>
      <w:r>
        <w:t>MOV_pct</w:t>
      </w:r>
      <w:proofErr w:type="spellEnd"/>
      <w:r>
        <w:t xml:space="preserve"> &lt; -0.10 ~ v13_col_sn_2018$v2clrgwkch_16, TRUE ~ </w:t>
      </w:r>
      <w:proofErr w:type="spellStart"/>
      <w:r>
        <w:t>NA_real</w:t>
      </w:r>
      <w:proofErr w:type="spellEnd"/>
      <w:r>
        <w:t>_))</w:t>
      </w:r>
    </w:p>
    <w:p w14:paraId="4E105645" w14:textId="77777777" w:rsidR="006B53BB" w:rsidRDefault="006B53BB" w:rsidP="006B53BB">
      <w:pPr>
        <w:pStyle w:val="NoSpacing"/>
      </w:pPr>
    </w:p>
    <w:p w14:paraId="63CA7220" w14:textId="77777777" w:rsidR="006B53BB" w:rsidRDefault="006B53BB" w:rsidP="006B53BB">
      <w:pPr>
        <w:pStyle w:val="NoSpacing"/>
      </w:pPr>
      <w:r>
        <w:t>RP_15 &lt;- RP_15[</w:t>
      </w:r>
      <w:proofErr w:type="spellStart"/>
      <w:proofErr w:type="gramStart"/>
      <w:r>
        <w:t>complete.cases</w:t>
      </w:r>
      <w:proofErr w:type="spellEnd"/>
      <w:proofErr w:type="gramEnd"/>
      <w:r>
        <w:t>(RP_15$FID), ] # remove NA case</w:t>
      </w:r>
    </w:p>
    <w:p w14:paraId="68892664" w14:textId="77777777" w:rsidR="006B53BB" w:rsidRDefault="006B53BB" w:rsidP="006B53BB">
      <w:pPr>
        <w:pStyle w:val="NoSpacing"/>
      </w:pPr>
    </w:p>
    <w:p w14:paraId="7092B253" w14:textId="77777777" w:rsidR="006B53BB" w:rsidRDefault="006B53BB" w:rsidP="006B53BB">
      <w:pPr>
        <w:pStyle w:val="NoSpacing"/>
      </w:pPr>
    </w:p>
    <w:p w14:paraId="46D01EDA" w14:textId="77777777" w:rsidR="006B53BB" w:rsidRDefault="006B53BB" w:rsidP="006B53BB">
      <w:pPr>
        <w:pStyle w:val="NoSpacing"/>
      </w:pPr>
    </w:p>
    <w:p w14:paraId="393C5F0C" w14:textId="77777777" w:rsidR="006B53BB" w:rsidRDefault="006B53BB" w:rsidP="006B53BB">
      <w:pPr>
        <w:pStyle w:val="NoSpacing"/>
      </w:pPr>
      <w:r>
        <w:t>```</w:t>
      </w:r>
    </w:p>
    <w:p w14:paraId="5C171EA2" w14:textId="77777777" w:rsidR="006B53BB" w:rsidRDefault="006B53BB" w:rsidP="006B53BB">
      <w:pPr>
        <w:pStyle w:val="NoSpacing"/>
      </w:pPr>
    </w:p>
    <w:p w14:paraId="7DFF0D6E" w14:textId="77777777" w:rsidR="006B53BB" w:rsidRDefault="006B53BB" w:rsidP="006B53BB">
      <w:pPr>
        <w:pStyle w:val="NoSpacing"/>
      </w:pPr>
      <w:r>
        <w:t>``</w:t>
      </w:r>
      <w:proofErr w:type="gramStart"/>
      <w:r>
        <w:t>`{</w:t>
      </w:r>
      <w:proofErr w:type="gramEnd"/>
      <w:r>
        <w:t>r, V18_15-16_export, include=FALSE, echo=FALSE}</w:t>
      </w:r>
    </w:p>
    <w:p w14:paraId="3CB33A55" w14:textId="77777777" w:rsidR="006B53BB" w:rsidRDefault="006B53BB" w:rsidP="006B53BB">
      <w:pPr>
        <w:pStyle w:val="NoSpacing"/>
      </w:pPr>
    </w:p>
    <w:p w14:paraId="42D1B502" w14:textId="77777777" w:rsidR="006B53BB" w:rsidRDefault="006B53BB" w:rsidP="006B53BB">
      <w:pPr>
        <w:pStyle w:val="NoSpacing"/>
      </w:pPr>
      <w:r>
        <w:t xml:space="preserve"># Export the final merge to a .csv file that can be read into </w:t>
      </w:r>
      <w:proofErr w:type="spellStart"/>
      <w:r>
        <w:t>ArcMaps</w:t>
      </w:r>
      <w:proofErr w:type="spellEnd"/>
    </w:p>
    <w:p w14:paraId="0219D74F" w14:textId="77777777" w:rsidR="006B53BB" w:rsidRDefault="006B53BB" w:rsidP="006B53BB">
      <w:pPr>
        <w:pStyle w:val="NoSpacing"/>
      </w:pPr>
      <w:r>
        <w:t xml:space="preserve">RP18_15t16 &lt;- RP_15 %&gt;% </w:t>
      </w:r>
    </w:p>
    <w:p w14:paraId="3465B36A" w14:textId="77777777" w:rsidR="006B53BB" w:rsidRDefault="006B53BB" w:rsidP="006B53BB">
      <w:pPr>
        <w:pStyle w:val="NoSpacing"/>
      </w:pPr>
      <w:r>
        <w:t xml:space="preserve">  </w:t>
      </w:r>
      <w:proofErr w:type="gramStart"/>
      <w:r>
        <w:t>select(</w:t>
      </w:r>
      <w:proofErr w:type="gramEnd"/>
      <w:r>
        <w:t>1:3|7|11:19) %&gt;%</w:t>
      </w:r>
    </w:p>
    <w:p w14:paraId="3CA0A873" w14:textId="77777777" w:rsidR="006B53BB" w:rsidRDefault="006B53BB" w:rsidP="006B53BB">
      <w:pPr>
        <w:pStyle w:val="NoSpacing"/>
      </w:pPr>
      <w:r>
        <w:t xml:space="preserve">  </w:t>
      </w:r>
      <w:proofErr w:type="gramStart"/>
      <w:r>
        <w:t>rename(</w:t>
      </w:r>
      <w:proofErr w:type="gramEnd"/>
      <w:r>
        <w:t>FID_15t16 = FID) %&gt;%</w:t>
      </w:r>
    </w:p>
    <w:p w14:paraId="7A6B246E" w14:textId="77777777" w:rsidR="006B53BB" w:rsidRPr="006B53BB" w:rsidRDefault="006B53BB" w:rsidP="006B53BB">
      <w:pPr>
        <w:pStyle w:val="NoSpacing"/>
        <w:rPr>
          <w:lang w:val="es-CO"/>
          <w:rPrChange w:id="375" w:author="Michael Coppedge" w:date="2024-04-01T18:04:00Z">
            <w:rPr/>
          </w:rPrChange>
        </w:rPr>
      </w:pPr>
      <w:r>
        <w:t xml:space="preserve">  </w:t>
      </w:r>
      <w:proofErr w:type="spellStart"/>
      <w:proofErr w:type="gramStart"/>
      <w:r w:rsidRPr="006B53BB">
        <w:rPr>
          <w:lang w:val="es-CO"/>
          <w:rPrChange w:id="376" w:author="Michael Coppedge" w:date="2024-04-01T18:04:00Z">
            <w:rPr/>
          </w:rPrChange>
        </w:rPr>
        <w:t>rename</w:t>
      </w:r>
      <w:proofErr w:type="spellEnd"/>
      <w:r w:rsidRPr="006B53BB">
        <w:rPr>
          <w:lang w:val="es-CO"/>
          <w:rPrChange w:id="377" w:author="Michael Coppedge" w:date="2024-04-01T18:04:00Z">
            <w:rPr/>
          </w:rPrChange>
        </w:rPr>
        <w:t>(</w:t>
      </w:r>
      <w:proofErr w:type="gramEnd"/>
      <w:r w:rsidRPr="006B53BB">
        <w:rPr>
          <w:lang w:val="es-CO"/>
          <w:rPrChange w:id="378" w:author="Michael Coppedge" w:date="2024-04-01T18:04:00Z">
            <w:rPr/>
          </w:rPrChange>
        </w:rPr>
        <w:t>Petro_15t16 = Petro) %&gt;%</w:t>
      </w:r>
    </w:p>
    <w:p w14:paraId="7B619C4C" w14:textId="77777777" w:rsidR="006B53BB" w:rsidRPr="006B53BB" w:rsidRDefault="006B53BB" w:rsidP="006B53BB">
      <w:pPr>
        <w:pStyle w:val="NoSpacing"/>
        <w:rPr>
          <w:lang w:val="es-CO"/>
          <w:rPrChange w:id="379" w:author="Michael Coppedge" w:date="2024-04-01T18:04:00Z">
            <w:rPr/>
          </w:rPrChange>
        </w:rPr>
      </w:pPr>
      <w:r w:rsidRPr="006B53BB">
        <w:rPr>
          <w:lang w:val="es-CO"/>
          <w:rPrChange w:id="380" w:author="Michael Coppedge" w:date="2024-04-01T18:04:00Z">
            <w:rPr/>
          </w:rPrChange>
        </w:rPr>
        <w:t xml:space="preserve">  </w:t>
      </w:r>
      <w:proofErr w:type="spellStart"/>
      <w:proofErr w:type="gramStart"/>
      <w:r w:rsidRPr="006B53BB">
        <w:rPr>
          <w:lang w:val="es-CO"/>
          <w:rPrChange w:id="381" w:author="Michael Coppedge" w:date="2024-04-01T18:04:00Z">
            <w:rPr/>
          </w:rPrChange>
        </w:rPr>
        <w:t>rename</w:t>
      </w:r>
      <w:proofErr w:type="spellEnd"/>
      <w:r w:rsidRPr="006B53BB">
        <w:rPr>
          <w:lang w:val="es-CO"/>
          <w:rPrChange w:id="382" w:author="Michael Coppedge" w:date="2024-04-01T18:04:00Z">
            <w:rPr/>
          </w:rPrChange>
        </w:rPr>
        <w:t>(</w:t>
      </w:r>
      <w:proofErr w:type="gramEnd"/>
      <w:r w:rsidRPr="006B53BB">
        <w:rPr>
          <w:lang w:val="es-CO"/>
          <w:rPrChange w:id="383" w:author="Michael Coppedge" w:date="2024-04-01T18:04:00Z">
            <w:rPr/>
          </w:rPrChange>
        </w:rPr>
        <w:t>Duque_15t16 = Duque) %&gt;%</w:t>
      </w:r>
    </w:p>
    <w:p w14:paraId="6AB6180D" w14:textId="77777777" w:rsidR="006B53BB" w:rsidRDefault="006B53BB" w:rsidP="006B53BB">
      <w:pPr>
        <w:pStyle w:val="NoSpacing"/>
      </w:pPr>
      <w:r w:rsidRPr="006B53BB">
        <w:rPr>
          <w:lang w:val="es-CO"/>
          <w:rPrChange w:id="384" w:author="Michael Coppedge" w:date="2024-04-01T18:04:00Z">
            <w:rPr/>
          </w:rPrChange>
        </w:rPr>
        <w:t xml:space="preserve">  </w:t>
      </w:r>
      <w:proofErr w:type="gramStart"/>
      <w:r>
        <w:t>rename(</w:t>
      </w:r>
      <w:proofErr w:type="gramEnd"/>
      <w:r>
        <w:t xml:space="preserve">vtotal_15t16 = </w:t>
      </w:r>
      <w:proofErr w:type="spellStart"/>
      <w:r>
        <w:t>vtotal</w:t>
      </w:r>
      <w:proofErr w:type="spellEnd"/>
      <w:r>
        <w:t>) %&gt;%</w:t>
      </w:r>
    </w:p>
    <w:p w14:paraId="66C5A215" w14:textId="77777777" w:rsidR="006B53BB" w:rsidRDefault="006B53BB" w:rsidP="006B53BB">
      <w:pPr>
        <w:pStyle w:val="NoSpacing"/>
      </w:pPr>
      <w:r>
        <w:t xml:space="preserve">  </w:t>
      </w:r>
      <w:proofErr w:type="gramStart"/>
      <w:r>
        <w:t>rename(</w:t>
      </w:r>
      <w:proofErr w:type="gramEnd"/>
      <w:r>
        <w:t xml:space="preserve">MOV18_15t16 = </w:t>
      </w:r>
      <w:proofErr w:type="spellStart"/>
      <w:r>
        <w:t>MOV_pct</w:t>
      </w:r>
      <w:proofErr w:type="spellEnd"/>
      <w:r>
        <w:t>) %&gt;%</w:t>
      </w:r>
    </w:p>
    <w:p w14:paraId="46E7E708" w14:textId="77777777" w:rsidR="006B53BB" w:rsidRDefault="006B53BB" w:rsidP="006B53BB">
      <w:pPr>
        <w:pStyle w:val="NoSpacing"/>
      </w:pPr>
      <w:r>
        <w:t xml:space="preserve">  </w:t>
      </w:r>
      <w:proofErr w:type="gramStart"/>
      <w:r>
        <w:t>mutate(</w:t>
      </w:r>
      <w:proofErr w:type="gramEnd"/>
      <w:r>
        <w:t>MOV18_15t16 = round(MOV18_15t16, 5))</w:t>
      </w:r>
    </w:p>
    <w:p w14:paraId="4996EADB" w14:textId="77777777" w:rsidR="006B53BB" w:rsidRDefault="006B53BB" w:rsidP="006B53BB">
      <w:pPr>
        <w:pStyle w:val="NoSpacing"/>
      </w:pPr>
      <w:r>
        <w:t xml:space="preserve">#Belen de </w:t>
      </w:r>
      <w:proofErr w:type="spellStart"/>
      <w:r>
        <w:t>Bajira</w:t>
      </w:r>
      <w:proofErr w:type="spellEnd"/>
      <w:r>
        <w:t xml:space="preserve"> (Choco) does not have an FID number, which causes problems in ArcMap when merging. This municipality was only recently inaugurated.</w:t>
      </w:r>
    </w:p>
    <w:p w14:paraId="3DBCC24E" w14:textId="77777777" w:rsidR="006B53BB" w:rsidRDefault="006B53BB" w:rsidP="006B53BB">
      <w:pPr>
        <w:pStyle w:val="NoSpacing"/>
      </w:pPr>
      <w:r>
        <w:t>RP18_15t16 &lt;- RP18_15t16[</w:t>
      </w:r>
      <w:proofErr w:type="spellStart"/>
      <w:proofErr w:type="gramStart"/>
      <w:r>
        <w:t>complete.cases</w:t>
      </w:r>
      <w:proofErr w:type="spellEnd"/>
      <w:proofErr w:type="gramEnd"/>
      <w:r>
        <w:t>(RP18_15t16$FID_15t16), ]</w:t>
      </w:r>
    </w:p>
    <w:p w14:paraId="0D76EFA6" w14:textId="77777777" w:rsidR="006B53BB" w:rsidRDefault="006B53BB" w:rsidP="006B53BB">
      <w:pPr>
        <w:pStyle w:val="NoSpacing"/>
      </w:pPr>
      <w:r>
        <w:t># Export data to a csv file that will be joined to map</w:t>
      </w:r>
    </w:p>
    <w:p w14:paraId="26D46775" w14:textId="77777777" w:rsidR="006B53BB" w:rsidRDefault="006B53BB" w:rsidP="006B53BB">
      <w:pPr>
        <w:pStyle w:val="NoSpacing"/>
      </w:pPr>
      <w:proofErr w:type="gramStart"/>
      <w:r>
        <w:t>write.csv(</w:t>
      </w:r>
      <w:proofErr w:type="gramEnd"/>
      <w:r>
        <w:t xml:space="preserve">RP18_15t16, file = "G:/Shared drives/snvdem/snvdem24/data/geospatial/2018pmq/15-16_RulingParty/RP18_15-16.csv", </w:t>
      </w:r>
      <w:proofErr w:type="spellStart"/>
      <w:r>
        <w:t>row.names</w:t>
      </w:r>
      <w:proofErr w:type="spellEnd"/>
      <w:r>
        <w:t xml:space="preserve"> = FALSE)</w:t>
      </w:r>
    </w:p>
    <w:p w14:paraId="3D91B72A" w14:textId="77777777" w:rsidR="006B53BB" w:rsidRDefault="006B53BB" w:rsidP="006B53BB">
      <w:pPr>
        <w:pStyle w:val="NoSpacing"/>
      </w:pPr>
    </w:p>
    <w:p w14:paraId="1A2CA0EC" w14:textId="77777777" w:rsidR="006B53BB" w:rsidRDefault="006B53BB" w:rsidP="006B53BB">
      <w:pPr>
        <w:pStyle w:val="NoSpacing"/>
      </w:pPr>
      <w:r>
        <w:t>```</w:t>
      </w:r>
    </w:p>
    <w:p w14:paraId="3D264F55" w14:textId="77777777" w:rsidR="006B53BB" w:rsidRDefault="006B53BB" w:rsidP="006B53BB">
      <w:pPr>
        <w:pStyle w:val="NoSpacing"/>
      </w:pPr>
    </w:p>
    <w:p w14:paraId="01BE424E" w14:textId="77777777" w:rsidR="006B53BB" w:rsidRDefault="006B53BB" w:rsidP="006B53BB">
      <w:pPr>
        <w:pStyle w:val="NoSpacing"/>
      </w:pPr>
      <w:r>
        <w:t>## Exporting data</w:t>
      </w:r>
    </w:p>
    <w:p w14:paraId="7B025651" w14:textId="77777777" w:rsidR="006B53BB" w:rsidRDefault="006B53BB" w:rsidP="006B53BB">
      <w:pPr>
        <w:pStyle w:val="NoSpacing"/>
      </w:pPr>
    </w:p>
    <w:p w14:paraId="23B6532C" w14:textId="77777777" w:rsidR="006B53BB" w:rsidRDefault="006B53BB" w:rsidP="006B53BB">
      <w:pPr>
        <w:pStyle w:val="NoSpacing"/>
      </w:pPr>
      <w:r>
        <w:t>Mapping data can be exported to a shapefile then imported into `sf` or</w:t>
      </w:r>
    </w:p>
    <w:p w14:paraId="24A17F33" w14:textId="77777777" w:rsidR="006B53BB" w:rsidRDefault="006B53BB" w:rsidP="006B53BB">
      <w:pPr>
        <w:pStyle w:val="NoSpacing"/>
      </w:pPr>
      <w:r>
        <w:t>ArcMap</w:t>
      </w:r>
    </w:p>
    <w:p w14:paraId="6299948D" w14:textId="77777777" w:rsidR="006B53BB" w:rsidRDefault="006B53BB" w:rsidP="006B53BB">
      <w:pPr>
        <w:pStyle w:val="NoSpacing"/>
      </w:pPr>
    </w:p>
    <w:p w14:paraId="38E4DAF0" w14:textId="77777777" w:rsidR="006B53BB" w:rsidRDefault="006B53BB" w:rsidP="006B53BB">
      <w:pPr>
        <w:pStyle w:val="NoSpacing"/>
      </w:pPr>
      <w:r>
        <w:t>``</w:t>
      </w:r>
      <w:proofErr w:type="gramStart"/>
      <w:r>
        <w:t>`{</w:t>
      </w:r>
      <w:proofErr w:type="gramEnd"/>
      <w:r>
        <w:t xml:space="preserve">r, </w:t>
      </w:r>
      <w:proofErr w:type="spellStart"/>
      <w:r>
        <w:t>sf_write</w:t>
      </w:r>
      <w:proofErr w:type="spellEnd"/>
      <w:r>
        <w:t>, include=FALSE, echo=FALSE}</w:t>
      </w:r>
    </w:p>
    <w:p w14:paraId="3EAFEA60" w14:textId="77777777" w:rsidR="006B53BB" w:rsidRDefault="006B53BB" w:rsidP="006B53BB">
      <w:pPr>
        <w:pStyle w:val="NoSpacing"/>
      </w:pPr>
      <w:r>
        <w:t>#st_</w:t>
      </w:r>
      <w:proofErr w:type="gramStart"/>
      <w:r>
        <w:t>write(</w:t>
      </w:r>
      <w:proofErr w:type="gramEnd"/>
      <w:r>
        <w:t>col, "G:/Shared drives/</w:t>
      </w:r>
      <w:proofErr w:type="spellStart"/>
      <w:r>
        <w:t>snvdem</w:t>
      </w:r>
      <w:proofErr w:type="spellEnd"/>
      <w:r>
        <w:t>/snvdem24/data/geospatial/2018pmq/MGN_2018r.shp")</w:t>
      </w:r>
    </w:p>
    <w:p w14:paraId="7DBF3FC2" w14:textId="77777777" w:rsidR="006B53BB" w:rsidRDefault="006B53BB" w:rsidP="006B53BB">
      <w:pPr>
        <w:pStyle w:val="NoSpacing"/>
      </w:pPr>
    </w:p>
    <w:p w14:paraId="2CFE0258" w14:textId="77777777" w:rsidR="006B53BB" w:rsidRDefault="006B53BB" w:rsidP="006B53BB">
      <w:pPr>
        <w:pStyle w:val="NoSpacing"/>
      </w:pPr>
      <w:r>
        <w:t>```</w:t>
      </w:r>
    </w:p>
    <w:p w14:paraId="27ACB007" w14:textId="77777777" w:rsidR="006B53BB" w:rsidRDefault="006B53BB" w:rsidP="006B53BB">
      <w:pPr>
        <w:pStyle w:val="NoSpacing"/>
      </w:pPr>
    </w:p>
    <w:p w14:paraId="26E9D004" w14:textId="77777777" w:rsidR="006B53BB" w:rsidRDefault="006B53BB" w:rsidP="006B53BB">
      <w:pPr>
        <w:pStyle w:val="NoSpacing"/>
      </w:pPr>
      <w:r>
        <w:t># Conclusion</w:t>
      </w:r>
    </w:p>
    <w:p w14:paraId="72DDEA43" w14:textId="77777777" w:rsidR="006B53BB" w:rsidRDefault="006B53BB" w:rsidP="006B53BB">
      <w:pPr>
        <w:pStyle w:val="NoSpacing"/>
      </w:pPr>
    </w:p>
    <w:p w14:paraId="0BDDEB28" w14:textId="4671111D" w:rsidR="00C317F4" w:rsidRDefault="006B53BB" w:rsidP="006B53BB">
      <w:pPr>
        <w:pStyle w:val="NoSpacing"/>
      </w:pPr>
      <w:r>
        <w:lastRenderedPageBreak/>
        <w:t># References</w:t>
      </w:r>
    </w:p>
    <w:sectPr w:rsidR="00C317F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9" w:author="Michael Coppedge" w:date="2024-04-01T18:40:00Z" w:initials="MC">
    <w:p w14:paraId="373271B0" w14:textId="27ABC942" w:rsidR="00052061" w:rsidRDefault="00052061">
      <w:pPr>
        <w:pStyle w:val="CommentText"/>
      </w:pPr>
      <w:r>
        <w:rPr>
          <w:rStyle w:val="CommentReference"/>
        </w:rPr>
        <w:annotationRef/>
      </w:r>
      <w:r>
        <w:t xml:space="preserve">I’m not sure this is what you meant. If </w:t>
      </w:r>
      <w:proofErr w:type="spellStart"/>
      <w:r>
        <w:t>Giraudy</w:t>
      </w:r>
      <w:proofErr w:type="spellEnd"/>
      <w:r>
        <w:t xml:space="preserve"> was warning only about causal inference, I’m not sure it’s relevant for us or that it belongs in this lit review.</w:t>
      </w:r>
    </w:p>
  </w:comment>
  <w:comment w:id="66" w:author="Michael Coppedge" w:date="2024-04-01T18:43:00Z" w:initials="MC">
    <w:p w14:paraId="0454BF5F" w14:textId="749EBDCA" w:rsidR="00052061" w:rsidRDefault="00052061">
      <w:pPr>
        <w:pStyle w:val="CommentText"/>
      </w:pPr>
      <w:r>
        <w:rPr>
          <w:rStyle w:val="CommentReference"/>
        </w:rPr>
        <w:annotationRef/>
      </w:r>
      <w:r>
        <w:t>This is empirical data.</w:t>
      </w:r>
    </w:p>
  </w:comment>
  <w:comment w:id="106" w:author="Michael Coppedge" w:date="2024-04-02T11:20:00Z" w:initials="MC">
    <w:p w14:paraId="7B017342" w14:textId="12A96F82" w:rsidR="00C8685E" w:rsidRDefault="00C8685E">
      <w:pPr>
        <w:pStyle w:val="CommentText"/>
      </w:pPr>
      <w:r>
        <w:rPr>
          <w:rStyle w:val="CommentReference"/>
        </w:rPr>
        <w:annotationRef/>
      </w:r>
      <w:r>
        <w:t>I think this point would make more sense after we list the 21 categories so we could refer to people choosing different answers (“north” vs. “areas with ethnic minorities”) to express the same perception.</w:t>
      </w:r>
    </w:p>
  </w:comment>
  <w:comment w:id="107" w:author="Michael Coppedge" w:date="2024-04-02T11:20:00Z" w:initials="MC">
    <w:p w14:paraId="2ECE6AB6" w14:textId="6FC88774" w:rsidR="00C8685E" w:rsidRDefault="00C8685E">
      <w:pPr>
        <w:pStyle w:val="CommentText"/>
      </w:pPr>
      <w:r>
        <w:rPr>
          <w:rStyle w:val="CommentReference"/>
        </w:rPr>
        <w:annotationRef/>
      </w:r>
      <w:r>
        <w:t>Is this really relevant, given that we’re recoding NAs to zeroes?</w:t>
      </w:r>
    </w:p>
  </w:comment>
  <w:comment w:id="116" w:author="Michael Coppedge" w:date="2024-04-02T11:27:00Z" w:initials="MC">
    <w:p w14:paraId="0879135E" w14:textId="20140D86" w:rsidR="00C8685E" w:rsidRDefault="00C8685E">
      <w:pPr>
        <w:pStyle w:val="CommentText"/>
      </w:pPr>
      <w:r>
        <w:rPr>
          <w:rStyle w:val="CommentReference"/>
        </w:rPr>
        <w:annotationRef/>
      </w:r>
      <w:r>
        <w:t>This is what we aimed for. Did you check it, or just assume that we got what we aimed for?</w:t>
      </w:r>
      <w:r w:rsidR="00AB4D66">
        <w:t xml:space="preserve"> I believe the full data set has variables with the *_nr suffix that count the number of coders who answered each question for each country-year. </w:t>
      </w:r>
    </w:p>
  </w:comment>
  <w:comment w:id="118" w:author="Michael Coppedge" w:date="2024-04-02T11:28:00Z" w:initials="MC">
    <w:p w14:paraId="6C8E13D2" w14:textId="451D40E2" w:rsidR="00C8685E" w:rsidRDefault="00C8685E">
      <w:pPr>
        <w:pStyle w:val="CommentText"/>
      </w:pPr>
      <w:r>
        <w:rPr>
          <w:rStyle w:val="CommentReference"/>
        </w:rPr>
        <w:annotationRef/>
      </w:r>
      <w:r>
        <w:t xml:space="preserve">We have to clarify why this list of 11 criteria represents 21 variables. </w:t>
      </w:r>
    </w:p>
  </w:comment>
  <w:comment w:id="119" w:author="Michael Coppedge" w:date="2024-04-02T11:30:00Z" w:initials="MC">
    <w:p w14:paraId="0E4F0761" w14:textId="1566AC4D" w:rsidR="00C8685E" w:rsidRDefault="00C8685E">
      <w:pPr>
        <w:pStyle w:val="CommentText"/>
      </w:pPr>
      <w:r>
        <w:rPr>
          <w:rStyle w:val="CommentReference"/>
        </w:rPr>
        <w:annotationRef/>
      </w:r>
      <w:r>
        <w:t>It could also be 4 out of 5.</w:t>
      </w:r>
    </w:p>
  </w:comment>
  <w:comment w:id="124" w:author="Michael Coppedge" w:date="2024-04-02T11:33:00Z" w:initials="MC">
    <w:p w14:paraId="57DDE025" w14:textId="3671C4A7" w:rsidR="00AB4D66" w:rsidRDefault="00AB4D66">
      <w:pPr>
        <w:pStyle w:val="CommentText"/>
      </w:pPr>
      <w:r>
        <w:rPr>
          <w:rStyle w:val="CommentReference"/>
        </w:rPr>
        <w:annotationRef/>
      </w:r>
      <w:r>
        <w:t>I’m not following this.</w:t>
      </w:r>
    </w:p>
  </w:comment>
  <w:comment w:id="133" w:author="Michael Coppedge" w:date="2024-04-02T11:35:00Z" w:initials="MC">
    <w:p w14:paraId="4591FA5B" w14:textId="13B1D732" w:rsidR="00AB4D66" w:rsidRDefault="00AB4D66">
      <w:pPr>
        <w:pStyle w:val="CommentText"/>
      </w:pPr>
      <w:r>
        <w:rPr>
          <w:rStyle w:val="CommentReference"/>
        </w:rPr>
        <w:annotationRef/>
      </w:r>
      <w:r>
        <w:t>I have to check this for consistency with what I wrote.</w:t>
      </w:r>
    </w:p>
  </w:comment>
  <w:comment w:id="161" w:author="Michael Coppedge" w:date="2024-04-02T11:39:00Z" w:initials="MC">
    <w:p w14:paraId="75BFF38D" w14:textId="6E607E99" w:rsidR="00AB4D66" w:rsidRDefault="00AB4D66">
      <w:pPr>
        <w:pStyle w:val="CommentText"/>
      </w:pPr>
      <w:r>
        <w:rPr>
          <w:rStyle w:val="CommentReference"/>
        </w:rPr>
        <w:annotationRef/>
      </w:r>
      <w:r>
        <w:t>You already said the question does not specify a definition.</w:t>
      </w:r>
    </w:p>
  </w:comment>
  <w:comment w:id="175" w:author="Michael Coppedge" w:date="2024-04-02T11:59:00Z" w:initials="MC">
    <w:p w14:paraId="7C20C740" w14:textId="2805499A" w:rsidR="00DF7014" w:rsidRDefault="00DF7014">
      <w:pPr>
        <w:pStyle w:val="CommentText"/>
      </w:pPr>
      <w:r>
        <w:rPr>
          <w:rStyle w:val="CommentReference"/>
        </w:rPr>
        <w:annotationRef/>
      </w:r>
      <w:r>
        <w:t>unclear</w:t>
      </w:r>
    </w:p>
  </w:comment>
  <w:comment w:id="178" w:author="Michael Coppedge" w:date="2024-04-02T12:00:00Z" w:initials="MC">
    <w:p w14:paraId="6DE55363" w14:textId="7E1B2FB2" w:rsidR="00DF7014" w:rsidRDefault="00DF7014">
      <w:pPr>
        <w:pStyle w:val="CommentText"/>
      </w:pPr>
      <w:r>
        <w:rPr>
          <w:rStyle w:val="CommentReference"/>
        </w:rPr>
        <w:annotationRef/>
      </w:r>
      <w:r>
        <w:t>unclear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73271B0" w15:done="0"/>
  <w15:commentEx w15:paraId="0454BF5F" w15:done="0"/>
  <w15:commentEx w15:paraId="7B017342" w15:done="0"/>
  <w15:commentEx w15:paraId="2ECE6AB6" w15:done="0"/>
  <w15:commentEx w15:paraId="0879135E" w15:done="0"/>
  <w15:commentEx w15:paraId="6C8E13D2" w15:done="0"/>
  <w15:commentEx w15:paraId="0E4F0761" w15:done="0"/>
  <w15:commentEx w15:paraId="57DDE025" w15:done="0"/>
  <w15:commentEx w15:paraId="4591FA5B" w15:done="0"/>
  <w15:commentEx w15:paraId="75BFF38D" w15:done="0"/>
  <w15:commentEx w15:paraId="7C20C740" w15:done="0"/>
  <w15:commentEx w15:paraId="6DE553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B57E09" w16cex:dateUtc="2024-04-01T22:40:00Z"/>
  <w16cex:commentExtensible w16cex:durableId="29B57EE6" w16cex:dateUtc="2024-04-01T22:43:00Z"/>
  <w16cex:commentExtensible w16cex:durableId="29B6689A" w16cex:dateUtc="2024-04-02T15:20:00Z"/>
  <w16cex:commentExtensible w16cex:durableId="29B66878" w16cex:dateUtc="2024-04-02T15:20:00Z"/>
  <w16cex:commentExtensible w16cex:durableId="29B66A2E" w16cex:dateUtc="2024-04-02T15:27:00Z"/>
  <w16cex:commentExtensible w16cex:durableId="29B66A72" w16cex:dateUtc="2024-04-02T15:28:00Z"/>
  <w16cex:commentExtensible w16cex:durableId="29B66ACD" w16cex:dateUtc="2024-04-02T15:30:00Z"/>
  <w16cex:commentExtensible w16cex:durableId="29B66B78" w16cex:dateUtc="2024-04-02T15:33:00Z"/>
  <w16cex:commentExtensible w16cex:durableId="29B66BF5" w16cex:dateUtc="2024-04-02T15:35:00Z"/>
  <w16cex:commentExtensible w16cex:durableId="29B66CD5" w16cex:dateUtc="2024-04-02T15:39:00Z"/>
  <w16cex:commentExtensible w16cex:durableId="29B671BB" w16cex:dateUtc="2024-04-02T15:59:00Z"/>
  <w16cex:commentExtensible w16cex:durableId="29B671C4" w16cex:dateUtc="2024-04-02T16: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73271B0" w16cid:durableId="29B57E09"/>
  <w16cid:commentId w16cid:paraId="0454BF5F" w16cid:durableId="29B57EE6"/>
  <w16cid:commentId w16cid:paraId="7B017342" w16cid:durableId="29B6689A"/>
  <w16cid:commentId w16cid:paraId="2ECE6AB6" w16cid:durableId="29B66878"/>
  <w16cid:commentId w16cid:paraId="0879135E" w16cid:durableId="29B66A2E"/>
  <w16cid:commentId w16cid:paraId="6C8E13D2" w16cid:durableId="29B66A72"/>
  <w16cid:commentId w16cid:paraId="0E4F0761" w16cid:durableId="29B66ACD"/>
  <w16cid:commentId w16cid:paraId="57DDE025" w16cid:durableId="29B66B78"/>
  <w16cid:commentId w16cid:paraId="4591FA5B" w16cid:durableId="29B66BF5"/>
  <w16cid:commentId w16cid:paraId="75BFF38D" w16cid:durableId="29B66CD5"/>
  <w16cid:commentId w16cid:paraId="7C20C740" w16cid:durableId="29B671BB"/>
  <w16cid:commentId w16cid:paraId="6DE55363" w16cid:durableId="29B671C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hael Coppedge">
    <w15:presenceInfo w15:providerId="AD" w15:userId="S::mcoppedg@nd.edu::10efdf05-48f2-44e0-9e50-4d0033f0fd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3BB"/>
    <w:rsid w:val="00052061"/>
    <w:rsid w:val="00422ACF"/>
    <w:rsid w:val="006B53BB"/>
    <w:rsid w:val="00837B22"/>
    <w:rsid w:val="00AB4D66"/>
    <w:rsid w:val="00C317F4"/>
    <w:rsid w:val="00C8685E"/>
    <w:rsid w:val="00DC3428"/>
    <w:rsid w:val="00DF7014"/>
    <w:rsid w:val="00ED5C5E"/>
    <w:rsid w:val="00ED6195"/>
    <w:rsid w:val="00EF4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AF77C"/>
  <w15:chartTrackingRefBased/>
  <w15:docId w15:val="{24241D46-2B9A-4202-9D0E-2E42B4A3F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428"/>
  </w:style>
  <w:style w:type="paragraph" w:styleId="Heading1">
    <w:name w:val="heading 1"/>
    <w:basedOn w:val="Normal"/>
    <w:next w:val="Normal"/>
    <w:link w:val="Heading1Char"/>
    <w:uiPriority w:val="9"/>
    <w:qFormat/>
    <w:rsid w:val="00DC342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C342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DC342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DC3428"/>
    <w:pPr>
      <w:spacing w:before="100" w:beforeAutospacing="1" w:after="100" w:afterAutospacing="1" w:line="240" w:lineRule="auto"/>
    </w:pPr>
    <w:rPr>
      <w:rFonts w:ascii="Garamond" w:eastAsia="Times New Roman" w:hAnsi="Garamond" w:cs="Times New Roman"/>
      <w:color w:val="000000"/>
      <w:sz w:val="20"/>
      <w:szCs w:val="20"/>
    </w:rPr>
  </w:style>
  <w:style w:type="paragraph" w:customStyle="1" w:styleId="font6">
    <w:name w:val="font6"/>
    <w:basedOn w:val="Normal"/>
    <w:rsid w:val="00DC3428"/>
    <w:pPr>
      <w:spacing w:before="100" w:beforeAutospacing="1" w:after="100" w:afterAutospacing="1" w:line="240" w:lineRule="auto"/>
    </w:pPr>
    <w:rPr>
      <w:rFonts w:ascii="Garamond" w:eastAsia="Times New Roman" w:hAnsi="Garamond" w:cs="Times New Roman"/>
      <w:color w:val="000000"/>
      <w:sz w:val="20"/>
      <w:szCs w:val="20"/>
    </w:rPr>
  </w:style>
  <w:style w:type="paragraph" w:customStyle="1" w:styleId="xl65">
    <w:name w:val="xl65"/>
    <w:basedOn w:val="Normal"/>
    <w:rsid w:val="00DC3428"/>
    <w:pPr>
      <w:spacing w:before="100" w:beforeAutospacing="1" w:after="100" w:afterAutospacing="1" w:line="240" w:lineRule="auto"/>
    </w:pPr>
    <w:rPr>
      <w:rFonts w:ascii="Garamond" w:eastAsia="Times New Roman" w:hAnsi="Garamond" w:cs="Times New Roman"/>
      <w:sz w:val="20"/>
      <w:szCs w:val="20"/>
    </w:rPr>
  </w:style>
  <w:style w:type="paragraph" w:customStyle="1" w:styleId="xl66">
    <w:name w:val="xl66"/>
    <w:basedOn w:val="Normal"/>
    <w:rsid w:val="00DC3428"/>
    <w:pPr>
      <w:spacing w:before="100" w:beforeAutospacing="1" w:after="100" w:afterAutospacing="1" w:line="240" w:lineRule="auto"/>
      <w:jc w:val="right"/>
    </w:pPr>
    <w:rPr>
      <w:rFonts w:ascii="Garamond" w:eastAsia="Times New Roman" w:hAnsi="Garamond" w:cs="Times New Roman"/>
      <w:sz w:val="20"/>
      <w:szCs w:val="20"/>
    </w:rPr>
  </w:style>
  <w:style w:type="paragraph" w:customStyle="1" w:styleId="xl67">
    <w:name w:val="xl67"/>
    <w:basedOn w:val="Normal"/>
    <w:rsid w:val="00DC3428"/>
    <w:pPr>
      <w:pBdr>
        <w:top w:val="single" w:sz="4" w:space="0" w:color="auto"/>
        <w:left w:val="single" w:sz="4" w:space="0" w:color="auto"/>
      </w:pBdr>
      <w:spacing w:before="100" w:beforeAutospacing="1" w:after="100" w:afterAutospacing="1" w:line="240" w:lineRule="auto"/>
    </w:pPr>
    <w:rPr>
      <w:rFonts w:ascii="Garamond" w:eastAsia="Times New Roman" w:hAnsi="Garamond" w:cs="Times New Roman"/>
      <w:sz w:val="20"/>
      <w:szCs w:val="20"/>
    </w:rPr>
  </w:style>
  <w:style w:type="paragraph" w:customStyle="1" w:styleId="xl68">
    <w:name w:val="xl68"/>
    <w:basedOn w:val="Normal"/>
    <w:rsid w:val="00DC3428"/>
    <w:pPr>
      <w:pBdr>
        <w:top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9">
    <w:name w:val="xl69"/>
    <w:basedOn w:val="Normal"/>
    <w:rsid w:val="00DC3428"/>
    <w:pPr>
      <w:pBdr>
        <w:top w:val="single" w:sz="4" w:space="0" w:color="auto"/>
      </w:pBdr>
      <w:spacing w:before="100" w:beforeAutospacing="1" w:after="100" w:afterAutospacing="1" w:line="240" w:lineRule="auto"/>
    </w:pPr>
    <w:rPr>
      <w:rFonts w:ascii="Garamond" w:eastAsia="Times New Roman" w:hAnsi="Garamond" w:cs="Times New Roman"/>
      <w:sz w:val="20"/>
      <w:szCs w:val="20"/>
    </w:rPr>
  </w:style>
  <w:style w:type="paragraph" w:customStyle="1" w:styleId="xl70">
    <w:name w:val="xl70"/>
    <w:basedOn w:val="Normal"/>
    <w:rsid w:val="00DC3428"/>
    <w:pPr>
      <w:pBdr>
        <w:lef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1">
    <w:name w:val="xl71"/>
    <w:basedOn w:val="Normal"/>
    <w:rsid w:val="00DC3428"/>
    <w:pPr>
      <w:pBdr>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2">
    <w:name w:val="xl72"/>
    <w:basedOn w:val="Normal"/>
    <w:rsid w:val="00DC3428"/>
    <w:pPr>
      <w:pBdr>
        <w:bottom w:val="single" w:sz="4" w:space="0" w:color="auto"/>
      </w:pBdr>
      <w:spacing w:before="100" w:beforeAutospacing="1" w:after="100" w:afterAutospacing="1" w:line="240" w:lineRule="auto"/>
    </w:pPr>
    <w:rPr>
      <w:rFonts w:ascii="Garamond" w:eastAsia="Times New Roman" w:hAnsi="Garamond" w:cs="Times New Roman"/>
      <w:sz w:val="20"/>
      <w:szCs w:val="20"/>
    </w:rPr>
  </w:style>
  <w:style w:type="paragraph" w:customStyle="1" w:styleId="xl75">
    <w:name w:val="xl75"/>
    <w:basedOn w:val="Normal"/>
    <w:rsid w:val="00DC3428"/>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7">
    <w:name w:val="xl77"/>
    <w:basedOn w:val="Normal"/>
    <w:rsid w:val="00DC3428"/>
    <w:pPr>
      <w:pBdr>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8">
    <w:name w:val="xl78"/>
    <w:basedOn w:val="Normal"/>
    <w:rsid w:val="00DC3428"/>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9">
    <w:name w:val="xl79"/>
    <w:basedOn w:val="Normal"/>
    <w:rsid w:val="00DC3428"/>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0">
    <w:name w:val="xl80"/>
    <w:basedOn w:val="Normal"/>
    <w:rsid w:val="00DC3428"/>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1">
    <w:name w:val="xl81"/>
    <w:basedOn w:val="Normal"/>
    <w:rsid w:val="00DC3428"/>
    <w:pPr>
      <w:pBdr>
        <w:top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2">
    <w:name w:val="xl82"/>
    <w:basedOn w:val="Normal"/>
    <w:rsid w:val="00DC3428"/>
    <w:pPr>
      <w:pBdr>
        <w:top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3">
    <w:name w:val="xl83"/>
    <w:basedOn w:val="Normal"/>
    <w:rsid w:val="00DC3428"/>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4">
    <w:name w:val="xl84"/>
    <w:basedOn w:val="Normal"/>
    <w:rsid w:val="00DC3428"/>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qFormat/>
    <w:rsid w:val="00DC3428"/>
    <w:pPr>
      <w:spacing w:after="0" w:line="480" w:lineRule="auto"/>
    </w:pPr>
    <w:rPr>
      <w:rFonts w:ascii="Times New Roman" w:hAnsi="Times New Roman" w:cs="Times New Roman"/>
    </w:rPr>
  </w:style>
  <w:style w:type="character" w:customStyle="1" w:styleId="Heading1Char">
    <w:name w:val="Heading 1 Char"/>
    <w:basedOn w:val="DefaultParagraphFont"/>
    <w:link w:val="Heading1"/>
    <w:uiPriority w:val="9"/>
    <w:rsid w:val="00DC342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C3428"/>
    <w:rPr>
      <w:rFonts w:asciiTheme="majorHAnsi" w:eastAsiaTheme="majorEastAsia" w:hAnsiTheme="majorHAnsi" w:cstheme="majorBidi"/>
      <w:color w:val="2F5496" w:themeColor="accent1" w:themeShade="BF"/>
      <w:sz w:val="26"/>
      <w:szCs w:val="26"/>
    </w:rPr>
  </w:style>
  <w:style w:type="paragraph" w:styleId="FootnoteText">
    <w:name w:val="footnote text"/>
    <w:basedOn w:val="Normal"/>
    <w:link w:val="FootnoteTextChar"/>
    <w:uiPriority w:val="99"/>
    <w:semiHidden/>
    <w:unhideWhenUsed/>
    <w:rsid w:val="00DC342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C3428"/>
    <w:rPr>
      <w:sz w:val="20"/>
      <w:szCs w:val="20"/>
    </w:rPr>
  </w:style>
  <w:style w:type="paragraph" w:styleId="CommentText">
    <w:name w:val="annotation text"/>
    <w:basedOn w:val="Normal"/>
    <w:link w:val="CommentTextChar"/>
    <w:uiPriority w:val="99"/>
    <w:unhideWhenUsed/>
    <w:rsid w:val="00DC3428"/>
    <w:pPr>
      <w:spacing w:line="240" w:lineRule="auto"/>
    </w:pPr>
    <w:rPr>
      <w:sz w:val="20"/>
      <w:szCs w:val="20"/>
    </w:rPr>
  </w:style>
  <w:style w:type="character" w:customStyle="1" w:styleId="CommentTextChar">
    <w:name w:val="Comment Text Char"/>
    <w:basedOn w:val="DefaultParagraphFont"/>
    <w:link w:val="CommentText"/>
    <w:uiPriority w:val="99"/>
    <w:rsid w:val="00DC3428"/>
    <w:rPr>
      <w:sz w:val="20"/>
      <w:szCs w:val="20"/>
    </w:rPr>
  </w:style>
  <w:style w:type="paragraph" w:styleId="Header">
    <w:name w:val="header"/>
    <w:basedOn w:val="Normal"/>
    <w:link w:val="HeaderChar"/>
    <w:uiPriority w:val="99"/>
    <w:unhideWhenUsed/>
    <w:rsid w:val="00DC34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3428"/>
  </w:style>
  <w:style w:type="paragraph" w:styleId="Footer">
    <w:name w:val="footer"/>
    <w:basedOn w:val="Normal"/>
    <w:link w:val="FooterChar"/>
    <w:uiPriority w:val="99"/>
    <w:unhideWhenUsed/>
    <w:rsid w:val="00DC34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3428"/>
  </w:style>
  <w:style w:type="character" w:styleId="FootnoteReference">
    <w:name w:val="footnote reference"/>
    <w:basedOn w:val="DefaultParagraphFont"/>
    <w:uiPriority w:val="99"/>
    <w:semiHidden/>
    <w:unhideWhenUsed/>
    <w:rsid w:val="00DC3428"/>
    <w:rPr>
      <w:vertAlign w:val="superscript"/>
    </w:rPr>
  </w:style>
  <w:style w:type="character" w:styleId="CommentReference">
    <w:name w:val="annotation reference"/>
    <w:basedOn w:val="DefaultParagraphFont"/>
    <w:uiPriority w:val="99"/>
    <w:semiHidden/>
    <w:unhideWhenUsed/>
    <w:rsid w:val="00DC3428"/>
    <w:rPr>
      <w:sz w:val="16"/>
      <w:szCs w:val="16"/>
    </w:rPr>
  </w:style>
  <w:style w:type="character" w:styleId="Hyperlink">
    <w:name w:val="Hyperlink"/>
    <w:basedOn w:val="DefaultParagraphFont"/>
    <w:uiPriority w:val="99"/>
    <w:unhideWhenUsed/>
    <w:rsid w:val="00DC3428"/>
    <w:rPr>
      <w:color w:val="0563C1"/>
      <w:u w:val="single"/>
    </w:rPr>
  </w:style>
  <w:style w:type="character" w:styleId="FollowedHyperlink">
    <w:name w:val="FollowedHyperlink"/>
    <w:basedOn w:val="DefaultParagraphFont"/>
    <w:uiPriority w:val="99"/>
    <w:semiHidden/>
    <w:unhideWhenUsed/>
    <w:rsid w:val="00DC3428"/>
    <w:rPr>
      <w:color w:val="954F72"/>
      <w:u w:val="single"/>
    </w:rPr>
  </w:style>
  <w:style w:type="paragraph" w:styleId="CommentSubject">
    <w:name w:val="annotation subject"/>
    <w:basedOn w:val="CommentText"/>
    <w:next w:val="CommentText"/>
    <w:link w:val="CommentSubjectChar"/>
    <w:uiPriority w:val="99"/>
    <w:semiHidden/>
    <w:unhideWhenUsed/>
    <w:rsid w:val="00DC3428"/>
    <w:rPr>
      <w:b/>
      <w:bCs/>
    </w:rPr>
  </w:style>
  <w:style w:type="character" w:customStyle="1" w:styleId="CommentSubjectChar">
    <w:name w:val="Comment Subject Char"/>
    <w:basedOn w:val="CommentTextChar"/>
    <w:link w:val="CommentSubject"/>
    <w:uiPriority w:val="99"/>
    <w:semiHidden/>
    <w:rsid w:val="00DC3428"/>
    <w:rPr>
      <w:b/>
      <w:bCs/>
      <w:sz w:val="20"/>
      <w:szCs w:val="20"/>
    </w:rPr>
  </w:style>
  <w:style w:type="paragraph" w:styleId="BalloonText">
    <w:name w:val="Balloon Text"/>
    <w:basedOn w:val="Normal"/>
    <w:link w:val="BalloonTextChar"/>
    <w:uiPriority w:val="99"/>
    <w:semiHidden/>
    <w:unhideWhenUsed/>
    <w:rsid w:val="00DC34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3428"/>
    <w:rPr>
      <w:rFonts w:ascii="Segoe UI" w:hAnsi="Segoe UI" w:cs="Segoe UI"/>
      <w:sz w:val="18"/>
      <w:szCs w:val="18"/>
    </w:rPr>
  </w:style>
  <w:style w:type="paragraph" w:styleId="NoSpacing">
    <w:name w:val="No Spacing"/>
    <w:uiPriority w:val="1"/>
    <w:qFormat/>
    <w:rsid w:val="00DC342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1084</TotalTime>
  <Pages>29</Pages>
  <Words>8877</Words>
  <Characters>50604</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University of Notre Dame</Company>
  <LinksUpToDate>false</LinksUpToDate>
  <CharactersWithSpaces>59363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Coppedge</dc:creator>
  <cp:keywords/>
  <dc:description/>
  <cp:lastModifiedBy>Michael Coppedge</cp:lastModifiedBy>
  <cp:revision>2</cp:revision>
  <dcterms:created xsi:type="dcterms:W3CDTF">2024-04-01T22:04:00Z</dcterms:created>
  <dcterms:modified xsi:type="dcterms:W3CDTF">2024-04-02T16:08:00Z</dcterms:modified>
</cp:coreProperties>
</file>