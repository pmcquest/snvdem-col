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5BE0B" w14:textId="77777777" w:rsidR="000D0D0A" w:rsidRDefault="00000000">
      <w:pPr>
        <w:pStyle w:val="Title"/>
      </w:pPr>
      <w:r>
        <w:t>Visualizing subnational democracy using Varieties of Democracy (V-Dem) survey data</w:t>
      </w:r>
    </w:p>
    <w:p w14:paraId="11B86ACA" w14:textId="77777777" w:rsidR="000D0D0A" w:rsidRDefault="00000000">
      <w:pPr>
        <w:pStyle w:val="Subtitle"/>
      </w:pPr>
      <w:r>
        <w:t xml:space="preserve">An application using the case of </w:t>
      </w:r>
      <w:proofErr w:type="gramStart"/>
      <w:r>
        <w:t>Colombia</w:t>
      </w:r>
      <w:proofErr w:type="gramEnd"/>
    </w:p>
    <w:p w14:paraId="6AE58319" w14:textId="77777777" w:rsidR="000D0D0A" w:rsidRDefault="00000000">
      <w:pPr>
        <w:pStyle w:val="Author"/>
      </w:pPr>
      <w:r>
        <w:t>Patrick McQuestion</w:t>
      </w:r>
      <w:r>
        <w:rPr>
          <w:rStyle w:val="FootnoteReference"/>
        </w:rPr>
        <w:footnoteReference w:id="1"/>
      </w:r>
      <w:r>
        <w:t>, Michael Coppedge</w:t>
      </w:r>
      <w:r>
        <w:rPr>
          <w:rStyle w:val="FootnoteReference"/>
        </w:rPr>
        <w:footnoteReference w:id="2"/>
      </w:r>
      <w:r>
        <w:t>, Matthew Sisk</w:t>
      </w:r>
      <w:r>
        <w:rPr>
          <w:rStyle w:val="FootnoteReference"/>
        </w:rPr>
        <w:footnoteReference w:id="3"/>
      </w:r>
    </w:p>
    <w:p w14:paraId="01E34D5F" w14:textId="77777777" w:rsidR="000D0D0A" w:rsidRDefault="00000000">
      <w:pPr>
        <w:pStyle w:val="Date"/>
      </w:pPr>
      <w:r>
        <w:t>First version: 26 April 2024. This version: 09 May 2024.</w:t>
      </w:r>
    </w:p>
    <w:p w14:paraId="081BEF96" w14:textId="77777777" w:rsidR="000D0D0A" w:rsidRDefault="00000000">
      <w:pPr>
        <w:pStyle w:val="AbstractTitle"/>
      </w:pPr>
      <w:r>
        <w:t>Abstract</w:t>
      </w:r>
    </w:p>
    <w:p w14:paraId="32C2F834" w14:textId="77777777" w:rsidR="000D0D0A" w:rsidRDefault="00000000">
      <w:pPr>
        <w:pStyle w:val="Abstract"/>
        <w:rPr>
          <w:ins w:id="0" w:author="Scott Mainwaring" w:date="2024-05-12T15:26:00Z"/>
        </w:rPr>
      </w:pPr>
      <w:r>
        <w:t xml:space="preserve">The objective of this methodological paper is to introduce a procedure for measuring levels of democracy at the subnational-level using Varieties of Democracy (V-Dem) data. This effort in democracy studies is data-driven and </w:t>
      </w:r>
      <w:proofErr w:type="gramStart"/>
      <w:r>
        <w:t>descriptive, and</w:t>
      </w:r>
      <w:proofErr w:type="gramEnd"/>
      <w:r>
        <w:t xml:space="preserve"> is intended to stimulate discussion on the methodological potential for V-Dem to be applicable within countries. This paper outlines the systematic conceptualization of the background concepts contained within V-Dem’s elections and civil </w:t>
      </w:r>
      <w:proofErr w:type="gramStart"/>
      <w:r>
        <w:t>liberties surveys, and</w:t>
      </w:r>
      <w:proofErr w:type="gramEnd"/>
      <w:r>
        <w:t xml:space="preserve"> selects indicators for those concepts using data from Colombia on a geographic scale. Once collected, the data are reduced using a factor analysis technique that calculates latent attributes whose weights can be applied to V-Dem proportional scores. We demonstrate this process for a portion of the 21 response items in the survey, using 2018 cross-sectional data from Colombia at the </w:t>
      </w:r>
      <w:proofErr w:type="gramStart"/>
      <w:r>
        <w:t>municipal-level</w:t>
      </w:r>
      <w:proofErr w:type="gramEnd"/>
      <w:r>
        <w:t>.</w:t>
      </w:r>
    </w:p>
    <w:p w14:paraId="788FA2AC" w14:textId="39655BF1" w:rsidR="009E7F7D" w:rsidRDefault="009E7F7D" w:rsidP="009E7F7D">
      <w:pPr>
        <w:pStyle w:val="BodyText"/>
        <w:rPr>
          <w:ins w:id="1" w:author="Scott Mainwaring" w:date="2024-05-12T15:27:00Z"/>
        </w:rPr>
      </w:pPr>
      <w:ins w:id="2" w:author="Scott Mainwaring" w:date="2024-05-12T15:26:00Z">
        <w:r>
          <w:t xml:space="preserve">Patrick, </w:t>
        </w:r>
        <w:proofErr w:type="gramStart"/>
        <w:r>
          <w:t>This</w:t>
        </w:r>
        <w:proofErr w:type="gramEnd"/>
        <w:r>
          <w:t xml:space="preserve"> has very interesting potential. You’ve made some progress toward cl</w:t>
        </w:r>
      </w:ins>
      <w:ins w:id="3" w:author="Scott Mainwaring" w:date="2024-05-12T15:27:00Z">
        <w:r>
          <w:t xml:space="preserve">arifying what you are doing, but there’s still a </w:t>
        </w:r>
        <w:proofErr w:type="gramStart"/>
        <w:r>
          <w:t>ways</w:t>
        </w:r>
        <w:proofErr w:type="gramEnd"/>
        <w:r>
          <w:t xml:space="preserve"> to go.</w:t>
        </w:r>
      </w:ins>
    </w:p>
    <w:p w14:paraId="7DBB359A" w14:textId="705B0677" w:rsidR="009E7F7D" w:rsidRDefault="009E7F7D" w:rsidP="009E7F7D">
      <w:pPr>
        <w:pStyle w:val="BodyText"/>
        <w:rPr>
          <w:ins w:id="4" w:author="Scott Mainwaring" w:date="2024-05-12T15:27:00Z"/>
        </w:rPr>
      </w:pPr>
      <w:ins w:id="5" w:author="Scott Mainwaring" w:date="2024-05-12T15:27:00Z">
        <w:r>
          <w:t xml:space="preserve">I’ve offered </w:t>
        </w:r>
      </w:ins>
      <w:ins w:id="6" w:author="Scott Mainwaring" w:date="2024-05-12T15:28:00Z">
        <w:r>
          <w:t>a few specific</w:t>
        </w:r>
      </w:ins>
      <w:ins w:id="7" w:author="Scott Mainwaring" w:date="2024-05-12T15:27:00Z">
        <w:r>
          <w:t xml:space="preserve"> suggestions. </w:t>
        </w:r>
      </w:ins>
    </w:p>
    <w:p w14:paraId="49DEB19C" w14:textId="435F5186" w:rsidR="009E7F7D" w:rsidRPr="009E7F7D" w:rsidRDefault="009E7F7D" w:rsidP="009E7F7D">
      <w:pPr>
        <w:pStyle w:val="BodyText"/>
        <w:pPrChange w:id="8" w:author="Scott Mainwaring" w:date="2024-05-12T15:26:00Z">
          <w:pPr>
            <w:pStyle w:val="Abstract"/>
          </w:pPr>
        </w:pPrChange>
      </w:pPr>
      <w:ins w:id="9" w:author="Scott Mainwaring" w:date="2024-05-12T15:27:00Z">
        <w:r>
          <w:t>Scott</w:t>
        </w:r>
      </w:ins>
    </w:p>
    <w:p w14:paraId="7CB8C1E3" w14:textId="77777777" w:rsidR="000D0D0A" w:rsidRDefault="00000000" w:rsidP="006B61ED">
      <w:pPr>
        <w:pStyle w:val="Heading1"/>
        <w:numPr>
          <w:ilvl w:val="0"/>
          <w:numId w:val="3"/>
        </w:numPr>
      </w:pPr>
      <w:bookmarkStart w:id="10" w:name="introduction"/>
      <w:r>
        <w:t>Introduction</w:t>
      </w:r>
    </w:p>
    <w:p w14:paraId="56F31EB5" w14:textId="77777777" w:rsidR="000D0D0A" w:rsidRDefault="00000000">
      <w:pPr>
        <w:pStyle w:val="FirstParagraph"/>
      </w:pPr>
      <w:r>
        <w:t>There is a need for subnational data on many political phenomena: violence, democracy, service provision, human rights, gender relations, discrimination, and a range of other topics. The need is especially great in large countries, which are likely to contain considerable geographic variation on these dimensions within their borders. To the extent that such variation exists, claims about the “typical” levels of these dimensions for whole countries are less useful, either as descriptions or as independent or dependent variables.</w:t>
      </w:r>
    </w:p>
    <w:p w14:paraId="47EDE3F0" w14:textId="77777777" w:rsidR="000D0D0A" w:rsidRDefault="00000000">
      <w:pPr>
        <w:pStyle w:val="BodyText"/>
      </w:pPr>
      <w:r>
        <w:lastRenderedPageBreak/>
        <w:t>In this paper, we demonstrate a technique for combining several underexplored Varieties of Democracy (V-Dem) variables with geocoded demographic and political data to measure subnational democracy at the municipal level. We introduce a pipeline that begins with conceptualization of the individual variables included in V-</w:t>
      </w:r>
      <w:proofErr w:type="gramStart"/>
      <w:r>
        <w:t>Dem, and</w:t>
      </w:r>
      <w:proofErr w:type="gramEnd"/>
      <w:r>
        <w:t xml:space="preserve"> discuss how they can be operationalized in Colombia. We then use factor analysis to reduce the variables to four underlying dimensions. These dimensions appear to align with arguments associated with modernization theory that suggest democracy levels are higher in populated urban centers where wealth is concentrated and there is demographic diversity across social groups.</w:t>
      </w:r>
    </w:p>
    <w:p w14:paraId="0C4E5465" w14:textId="77777777" w:rsidR="000D0D0A" w:rsidRDefault="00000000">
      <w:pPr>
        <w:pStyle w:val="BodyText"/>
      </w:pPr>
      <w:r>
        <w:t>This data reduction technique allows us to create weighted averages that can be interacted with V-Dem data to produce quantitative geospatial scores that can be utilized for further comparative subnational research. This exercise is designed to test the viability of mapping cross-sectional country-level data before expanding the dataset into panel format. Internal data from V-Dem is subset to 2018 for Colombia, a country with a large supply of geospatial demographic and social data. In the concluding section, we describe the tasks that are needed to validate our estimates and to make our measurements more robust.</w:t>
      </w:r>
    </w:p>
    <w:p w14:paraId="340850E1" w14:textId="77777777" w:rsidR="000D0D0A" w:rsidRDefault="00000000" w:rsidP="006B61ED">
      <w:pPr>
        <w:pStyle w:val="Heading1"/>
        <w:numPr>
          <w:ilvl w:val="0"/>
          <w:numId w:val="3"/>
        </w:numPr>
      </w:pPr>
      <w:bookmarkStart w:id="11" w:name="Xaae8a163a3b224046416bf61087436ef79f80aa"/>
      <w:bookmarkEnd w:id="10"/>
      <w:r>
        <w:t xml:space="preserve">Approaches to measuring subnational </w:t>
      </w:r>
      <w:proofErr w:type="gramStart"/>
      <w:r>
        <w:t>democracy</w:t>
      </w:r>
      <w:proofErr w:type="gramEnd"/>
    </w:p>
    <w:p w14:paraId="3E138554" w14:textId="77777777" w:rsidR="000D0D0A" w:rsidRDefault="00000000">
      <w:pPr>
        <w:pStyle w:val="FirstParagraph"/>
      </w:pPr>
      <w:r>
        <w:t>While data based on direct observation are generally assumed to be superior in comparative political analysis, there are some drawbacks to this data collection strategy below the national-level. In the first place, hard information about subnational units, such as states or provinces, counties or municipalities, or even smaller districts, is often scarce. Second, when the information exists, it can be difficult or expensive to obtain, and may be collected in non-standardized ways. Third, such “objective” data – counts, rates, texts, etc. – can be invalid when they capture only a small part of the concept one needs to measure. It may be feasible to count the number of newspapers and broadcasters in a locality, but a valid measure of freedom of information, for example, should also consider the size of their audiences, their ability to carry out independent investigations, or their editorial autonomy. Fourth, whether a directly observable measure matters is often conditional on other factors. The lack of arrests of journalists in North Korea is not evidence of press freedom; governing parties sometimes win elections for decades even when elections are very competitive; party platforms and speeches are often insincere and inaccurate; and texts of constitutions and laws can be “parchment” rules, dead letters that are not implemented in practice.</w:t>
      </w:r>
    </w:p>
    <w:p w14:paraId="0DEECD32" w14:textId="77777777" w:rsidR="000D0D0A" w:rsidRDefault="00000000">
      <w:pPr>
        <w:pStyle w:val="BodyText"/>
      </w:pPr>
      <w:r>
        <w:t>For these reasons, there are sometimes advantages to following an alternative measurement strategy: relying on the subjective judgments of multiple country experts. This approach can compensate for some of the weaknesses of “objective” data (</w:t>
      </w:r>
      <w:hyperlink w:anchor="ref-bernhardMakingEmbeddedKnowledge2017">
        <w:r>
          <w:rPr>
            <w:rStyle w:val="Hyperlink"/>
          </w:rPr>
          <w:t>Bernhard et al. 2017</w:t>
        </w:r>
      </w:hyperlink>
      <w:r>
        <w:t xml:space="preserve">). Experts absorb information from multiple sources: reading, following news, conversations, personal experiences, and deep familiarity with the social and political context. This enables them to reconcile diverse and often conflicting kinds of information and synthesize it into an internally consistent account of how things work. Their understanding extends to a sense of the past and the direction of trends. Because they possess this depth of understanding, experts are less likely to be deceived by insincere </w:t>
      </w:r>
      <w:r>
        <w:lastRenderedPageBreak/>
        <w:t xml:space="preserve">statements or </w:t>
      </w:r>
      <w:r>
        <w:rPr>
          <w:i/>
          <w:iCs/>
        </w:rPr>
        <w:t>de jure</w:t>
      </w:r>
      <w:r>
        <w:t xml:space="preserve"> arrangements that are ignored in practice, and they are less likely to consider one attribute definitive when they know that other conditions render it irrelevant.</w:t>
      </w:r>
    </w:p>
    <w:p w14:paraId="1D42BD4D" w14:textId="77777777" w:rsidR="000D0D0A" w:rsidRDefault="00000000">
      <w:pPr>
        <w:pStyle w:val="BodyText"/>
      </w:pPr>
      <w:r>
        <w:t xml:space="preserve">Of course, there is also an obvious disadvantage to subjective knowledge: different experts tend to synthesize somewhat different understandings. They arrive at different interpretations of the same reality. This is why it is crucial to consult multiple experts, which makes it possible to have greater confidence in the interpretations on which experts agree, and to exercise prudent caution about matters on which there is little agreement. Post hoc validation is also essential. There are no guarantees that subjective ratings will yield useful information, but it is worth trying </w:t>
      </w:r>
      <w:proofErr w:type="gramStart"/>
      <w:r>
        <w:t>as long as</w:t>
      </w:r>
      <w:proofErr w:type="gramEnd"/>
      <w:r>
        <w:t xml:space="preserve"> we also subject the outcomes to multiple forms of validation.</w:t>
      </w:r>
    </w:p>
    <w:p w14:paraId="2464E70D" w14:textId="3B894B9E" w:rsidR="000D0D0A" w:rsidRDefault="00000000" w:rsidP="006B61ED">
      <w:pPr>
        <w:pStyle w:val="Heading2"/>
        <w:numPr>
          <w:ilvl w:val="1"/>
          <w:numId w:val="3"/>
        </w:numPr>
      </w:pPr>
      <w:bookmarkStart w:id="12" w:name="X7559b1c65b00077a06ea0080ac30a3c11421c3d"/>
      <w:r>
        <w:t>Existing measures of subnational democracy</w:t>
      </w:r>
    </w:p>
    <w:p w14:paraId="4E009A6A" w14:textId="77777777" w:rsidR="000D0D0A" w:rsidRDefault="00000000">
      <w:pPr>
        <w:pStyle w:val="FirstParagraph"/>
      </w:pPr>
      <w:r>
        <w:t>Subnational democracy is an area where subjective expert ratings have the potential to improve measurement. There are hundreds of democracy measures, but almost all of them are at the national level of analysis (</w:t>
      </w:r>
      <w:hyperlink w:anchor="X046978c39c9ab559add225e69de4e0ad319c827">
        <w:r>
          <w:rPr>
            <w:rStyle w:val="Hyperlink"/>
          </w:rPr>
          <w:t xml:space="preserve">Bernhard, Nordstrom, and </w:t>
        </w:r>
        <w:proofErr w:type="spellStart"/>
        <w:r>
          <w:rPr>
            <w:rStyle w:val="Hyperlink"/>
          </w:rPr>
          <w:t>Reenock</w:t>
        </w:r>
        <w:proofErr w:type="spellEnd"/>
        <w:r>
          <w:rPr>
            <w:rStyle w:val="Hyperlink"/>
          </w:rPr>
          <w:t xml:space="preserve"> 2001</w:t>
        </w:r>
      </w:hyperlink>
      <w:r>
        <w:t xml:space="preserve">; </w:t>
      </w:r>
      <w:hyperlink w:anchor="X5d98a6603a203094c913c4942cf125b7ae60fb2">
        <w:r>
          <w:rPr>
            <w:rStyle w:val="Hyperlink"/>
          </w:rPr>
          <w:t>Bertelsmann Stiftung 2005</w:t>
        </w:r>
      </w:hyperlink>
      <w:r>
        <w:t xml:space="preserve">; </w:t>
      </w:r>
      <w:hyperlink w:anchor="ref-boixCompleteDataSet2013">
        <w:proofErr w:type="spellStart"/>
        <w:r>
          <w:rPr>
            <w:rStyle w:val="Hyperlink"/>
          </w:rPr>
          <w:t>Boix</w:t>
        </w:r>
        <w:proofErr w:type="spellEnd"/>
        <w:r>
          <w:rPr>
            <w:rStyle w:val="Hyperlink"/>
          </w:rPr>
          <w:t xml:space="preserve">, Miller, and </w:t>
        </w:r>
        <w:proofErr w:type="spellStart"/>
        <w:r>
          <w:rPr>
            <w:rStyle w:val="Hyperlink"/>
          </w:rPr>
          <w:t>Rosato</w:t>
        </w:r>
        <w:proofErr w:type="spellEnd"/>
        <w:r>
          <w:rPr>
            <w:rStyle w:val="Hyperlink"/>
          </w:rPr>
          <w:t xml:space="preserve"> 2013</w:t>
        </w:r>
      </w:hyperlink>
      <w:r>
        <w:t xml:space="preserve">; </w:t>
      </w:r>
      <w:hyperlink w:anchor="Xb4f38bb8f0c8e2e98fbc81bf67caddcadc3a680">
        <w:proofErr w:type="spellStart"/>
        <w:r>
          <w:rPr>
            <w:rStyle w:val="Hyperlink"/>
          </w:rPr>
          <w:t>Bühlmann</w:t>
        </w:r>
        <w:proofErr w:type="spellEnd"/>
        <w:r>
          <w:rPr>
            <w:rStyle w:val="Hyperlink"/>
          </w:rPr>
          <w:t>, Merkel, and Wessels 2008</w:t>
        </w:r>
      </w:hyperlink>
      <w:r>
        <w:t xml:space="preserve">; </w:t>
      </w:r>
      <w:hyperlink w:anchor="ref-coppedgeVDemDatasetV132023">
        <w:r>
          <w:rPr>
            <w:rStyle w:val="Hyperlink"/>
          </w:rPr>
          <w:t>Coppedge et al. 2023</w:t>
        </w:r>
      </w:hyperlink>
      <w:r>
        <w:t xml:space="preserve">; </w:t>
      </w:r>
      <w:hyperlink w:anchor="X932eb52f8eb63cd93189e9b0bdf9fee4ec5e72d">
        <w:r>
          <w:rPr>
            <w:rStyle w:val="Hyperlink"/>
            <w:i/>
            <w:iCs/>
          </w:rPr>
          <w:t>Democracy Index 2010: Democracy in Retreat</w:t>
        </w:r>
        <w:r>
          <w:rPr>
            <w:rStyle w:val="Hyperlink"/>
          </w:rPr>
          <w:t xml:space="preserve"> 2010</w:t>
        </w:r>
      </w:hyperlink>
      <w:r>
        <w:t xml:space="preserve">; </w:t>
      </w:r>
      <w:hyperlink w:anchor="ref-freedomhouseMethodology2015">
        <w:r>
          <w:rPr>
            <w:rStyle w:val="Hyperlink"/>
          </w:rPr>
          <w:t>House 2015</w:t>
        </w:r>
      </w:hyperlink>
      <w:r>
        <w:t xml:space="preserve">; </w:t>
      </w:r>
      <w:hyperlink w:anchor="ref-marshallPolityIVProject2014">
        <w:r>
          <w:rPr>
            <w:rStyle w:val="Hyperlink"/>
          </w:rPr>
          <w:t>Marshall and Jaggers 2014</w:t>
        </w:r>
      </w:hyperlink>
      <w:r>
        <w:t xml:space="preserve">; </w:t>
      </w:r>
      <w:hyperlink w:anchor="X9d04cc84e5537294b187928a76392d98318f2d8">
        <w:proofErr w:type="spellStart"/>
        <w:r>
          <w:rPr>
            <w:rStyle w:val="Hyperlink"/>
          </w:rPr>
          <w:t>Pemstein</w:t>
        </w:r>
        <w:proofErr w:type="spellEnd"/>
        <w:r>
          <w:rPr>
            <w:rStyle w:val="Hyperlink"/>
          </w:rPr>
          <w:t>, Meserve, and Melton 2010</w:t>
        </w:r>
      </w:hyperlink>
      <w:r>
        <w:t xml:space="preserve">; </w:t>
      </w:r>
      <w:hyperlink w:anchor="Xb7a6275bb027350ad107a098000cef031b9e3c6">
        <w:r>
          <w:rPr>
            <w:rStyle w:val="Hyperlink"/>
          </w:rPr>
          <w:t>Przeworski and Limongi 1997</w:t>
        </w:r>
      </w:hyperlink>
      <w:r>
        <w:t xml:space="preserve">; </w:t>
      </w:r>
      <w:hyperlink w:anchor="ref-skaaningLexicalIndexElectoral2015">
        <w:r>
          <w:rPr>
            <w:rStyle w:val="Hyperlink"/>
          </w:rPr>
          <w:t>Skaaning, Gerring, and Bartusevičius 2015</w:t>
        </w:r>
      </w:hyperlink>
      <w:r>
        <w:t xml:space="preserve">; </w:t>
      </w:r>
      <w:hyperlink w:anchor="ref-vanhanenNewDatasetMeasuring2000">
        <w:r>
          <w:rPr>
            <w:rStyle w:val="Hyperlink"/>
          </w:rPr>
          <w:t>Vanhanen 2000</w:t>
        </w:r>
      </w:hyperlink>
      <w:r>
        <w:t>). The few exceptions (</w:t>
      </w:r>
      <w:hyperlink w:anchor="X09a27f4fc047eaf857c193f508d4886cc1dacb4">
        <w:r>
          <w:rPr>
            <w:rStyle w:val="Hyperlink"/>
          </w:rPr>
          <w:t>Gervasoni 2010</w:t>
        </w:r>
      </w:hyperlink>
      <w:r>
        <w:t xml:space="preserve">; </w:t>
      </w:r>
      <w:hyperlink w:anchor="Xc4f3537ae7180a8d8a335785cb3cc74f2c62581">
        <w:proofErr w:type="spellStart"/>
        <w:r>
          <w:rPr>
            <w:rStyle w:val="Hyperlink"/>
          </w:rPr>
          <w:t>Giraudy</w:t>
        </w:r>
        <w:proofErr w:type="spellEnd"/>
        <w:r>
          <w:rPr>
            <w:rStyle w:val="Hyperlink"/>
          </w:rPr>
          <w:t xml:space="preserve"> 2013</w:t>
        </w:r>
      </w:hyperlink>
      <w:r>
        <w:t xml:space="preserve">; </w:t>
      </w:r>
      <w:hyperlink w:anchor="Xcd49259ceb9a44f1db480953f3b0b2fe46dbaba">
        <w:r>
          <w:rPr>
            <w:rStyle w:val="Hyperlink"/>
          </w:rPr>
          <w:t>McMann and Maguire 2018</w:t>
        </w:r>
      </w:hyperlink>
      <w:r>
        <w:t xml:space="preserve">; </w:t>
      </w:r>
      <w:hyperlink w:anchor="ref-mickeyPathsOutDixie2015">
        <w:r>
          <w:rPr>
            <w:rStyle w:val="Hyperlink"/>
          </w:rPr>
          <w:t>Mickey 2015</w:t>
        </w:r>
      </w:hyperlink>
      <w:r>
        <w:t xml:space="preserve">) cover only one country (although </w:t>
      </w:r>
      <w:proofErr w:type="spellStart"/>
      <w:r>
        <w:t>Giraudy</w:t>
      </w:r>
      <w:proofErr w:type="spellEnd"/>
      <w:r>
        <w:t xml:space="preserve"> does two).</w:t>
      </w:r>
    </w:p>
    <w:p w14:paraId="0830B34C" w14:textId="77777777" w:rsidR="000D0D0A" w:rsidRDefault="00000000">
      <w:pPr>
        <w:pStyle w:val="BodyText"/>
      </w:pPr>
      <w:r>
        <w:t xml:space="preserve">In a recent </w:t>
      </w:r>
      <w:proofErr w:type="spellStart"/>
      <w:r>
        <w:t>methdological</w:t>
      </w:r>
      <w:proofErr w:type="spellEnd"/>
      <w:r>
        <w:t xml:space="preserve"> effort, Pérez Sandoval (</w:t>
      </w:r>
      <w:hyperlink w:anchor="X7924029ee24d9c69e06b2220d22a12f815464ce">
        <w:r>
          <w:rPr>
            <w:rStyle w:val="Hyperlink"/>
          </w:rPr>
          <w:t>2023</w:t>
        </w:r>
      </w:hyperlink>
      <w:r>
        <w:t>) designed an Index of Subnational Electoral Democracy (ISED). The ISED tracks electoral outcomes at the provincial level (the first jurisdictions below the national-level) for 11 countries over 40 years, using a framework attuned to the complexities around territorial conflation around country-level systems such as judicial branches and political parties. However, this index relies on electoral data rather than country expertise. As alerted to earlier, electoral data may be collected in non-standardized ways, especially in local jurisdictions. More importantly, the number of parties may not always signify a competitive political climate, nor does vote count always imply effective democratic participation. Without considering the relevance of other factors, such as the strength of civil liberties, electoral information alone will not always be an efficient or valid measure of subnational democracy.</w:t>
      </w:r>
    </w:p>
    <w:p w14:paraId="4F5B1578" w14:textId="129ED144" w:rsidR="000D0D0A" w:rsidRDefault="00000000">
      <w:pPr>
        <w:pStyle w:val="BodyText"/>
      </w:pPr>
      <w:r>
        <w:t>In addition to providing a novel subnational index, Perez Sandoval provides a helpful summary of the concepts, operations, and data collection methods used by other researchers of subnational democracy. Among the eleven authors cited, only four – Hernández Valdez (</w:t>
      </w:r>
      <w:hyperlink w:anchor="ref-hernándezvaldez2000">
        <w:r>
          <w:rPr>
            <w:rStyle w:val="Hyperlink"/>
          </w:rPr>
          <w:t>2000</w:t>
        </w:r>
      </w:hyperlink>
      <w:r>
        <w:t xml:space="preserve">), Ortega and </w:t>
      </w:r>
      <w:proofErr w:type="spellStart"/>
      <w:r>
        <w:t>Somuano</w:t>
      </w:r>
      <w:proofErr w:type="spellEnd"/>
      <w:r>
        <w:t xml:space="preserve"> in </w:t>
      </w:r>
      <w:proofErr w:type="spellStart"/>
      <w:r>
        <w:t>Meixueiro</w:t>
      </w:r>
      <w:proofErr w:type="spellEnd"/>
      <w:r>
        <w:t xml:space="preserve"> </w:t>
      </w:r>
      <w:proofErr w:type="spellStart"/>
      <w:r>
        <w:t>Nájera</w:t>
      </w:r>
      <w:proofErr w:type="spellEnd"/>
      <w:r>
        <w:t xml:space="preserve"> and Moreno Pérez (</w:t>
      </w:r>
      <w:hyperlink w:anchor="ref-meixueironájera2014">
        <w:r>
          <w:rPr>
            <w:rStyle w:val="Hyperlink"/>
          </w:rPr>
          <w:t>2014</w:t>
        </w:r>
      </w:hyperlink>
      <w:r>
        <w:t>), Gervasoni (</w:t>
      </w:r>
      <w:hyperlink w:anchor="ref-gervasoni2018">
        <w:r>
          <w:rPr>
            <w:rStyle w:val="Hyperlink"/>
          </w:rPr>
          <w:t>2018</w:t>
        </w:r>
      </w:hyperlink>
      <w:r>
        <w:t>), and Grumbach (</w:t>
      </w:r>
      <w:hyperlink w:anchor="ref-grumbach2023">
        <w:r>
          <w:rPr>
            <w:rStyle w:val="Hyperlink"/>
          </w:rPr>
          <w:t>2023</w:t>
        </w:r>
      </w:hyperlink>
      <w:r>
        <w:t>) – attempt to measure beyond the electoral dime</w:t>
      </w:r>
      <w:r w:rsidR="008A24B8">
        <w:t>n</w:t>
      </w:r>
      <w:r>
        <w:t xml:space="preserve">sion of democracy at the subnational level. These authors include measures of civil liberties components – such as human rights violations, local radio and newspapers, or institutional constraints – however they do so only for individual countries (Mexico, Argentina, and the United States) and at the provincial or state level. All four authors use advanced data reduction techniques, such as Bayesian factor analysis or principal </w:t>
      </w:r>
      <w:r>
        <w:lastRenderedPageBreak/>
        <w:t>component analysis, to arrive at subnational democracy scores, however they stop short of providing a method for cross-national comparison.</w:t>
      </w:r>
    </w:p>
    <w:p w14:paraId="74537289" w14:textId="77777777" w:rsidR="000D0D0A" w:rsidRDefault="00000000">
      <w:pPr>
        <w:pStyle w:val="BodyText"/>
      </w:pPr>
      <w:r>
        <w:t>Finally, pivoting to subjective expert data, McMann et al. (</w:t>
      </w:r>
      <w:hyperlink w:anchor="X4ffe251bb8e3db45b8dc868432f9da1145dd81f">
        <w:r>
          <w:rPr>
            <w:rStyle w:val="Hyperlink"/>
          </w:rPr>
          <w:t>2021</w:t>
        </w:r>
      </w:hyperlink>
      <w:r>
        <w:t>) use a selection of V-Dem variables to measure “unevenness” of elections and civil liberties in most countries, but theirs is a national-level concept that tells us nothing about where democracy is better or worse within a state.</w:t>
      </w:r>
    </w:p>
    <w:p w14:paraId="405DD8B9" w14:textId="5A68B5DB" w:rsidR="000D0D0A" w:rsidRDefault="00000000" w:rsidP="006B61ED">
      <w:pPr>
        <w:pStyle w:val="Heading2"/>
        <w:numPr>
          <w:ilvl w:val="1"/>
          <w:numId w:val="3"/>
        </w:numPr>
      </w:pPr>
      <w:bookmarkStart w:id="13" w:name="v-dem-subnational-data"/>
      <w:bookmarkEnd w:id="12"/>
      <w:r>
        <w:t>V-Dem subnational data</w:t>
      </w:r>
    </w:p>
    <w:p w14:paraId="6B4FFADC" w14:textId="77777777" w:rsidR="000D0D0A" w:rsidRDefault="00000000">
      <w:pPr>
        <w:pStyle w:val="FirstParagraph"/>
      </w:pPr>
      <w:r>
        <w:t>V-Dem data contains several variables that provide a partial path to measurement at the subnational level. There are four questions on elections and civil liberties: Subnational election area less free and fair characteristics (</w:t>
      </w:r>
      <w:r>
        <w:rPr>
          <w:rStyle w:val="VerbatimChar"/>
        </w:rPr>
        <w:t>v2elsnlfc</w:t>
      </w:r>
      <w:r>
        <w:t>), Subnational election area more free and fair characteristics (</w:t>
      </w:r>
      <w:r>
        <w:rPr>
          <w:rStyle w:val="VerbatimChar"/>
        </w:rPr>
        <w:t>v2elsnmrfc</w:t>
      </w:r>
      <w:r>
        <w:t>), Stronger civil liberties characteristics (</w:t>
      </w:r>
      <w:r>
        <w:rPr>
          <w:rStyle w:val="VerbatimChar"/>
        </w:rPr>
        <w:t>v2clrgstch</w:t>
      </w:r>
      <w:r>
        <w:t>), and Weaker civil liberties characteristics (</w:t>
      </w:r>
      <w:r>
        <w:rPr>
          <w:rStyle w:val="VerbatimChar"/>
        </w:rPr>
        <w:t>v2clrgwkch</w:t>
      </w:r>
      <w:r>
        <w:t>). Although elections and civil liberties are far from capturing every aspect of democracy, they cover the two most central criteria for polyarchy (</w:t>
      </w:r>
      <w:hyperlink w:anchor="X1b2b73a91028f191661f9aec7f02b95af5140fa">
        <w:r>
          <w:rPr>
            <w:rStyle w:val="Hyperlink"/>
          </w:rPr>
          <w:t>Dahl 1971</w:t>
        </w:r>
      </w:hyperlink>
      <w:r>
        <w:t>).</w:t>
      </w:r>
    </w:p>
    <w:p w14:paraId="7657B8F6" w14:textId="77777777" w:rsidR="000D0D0A" w:rsidRDefault="00000000">
      <w:pPr>
        <w:pStyle w:val="BodyText"/>
      </w:pPr>
      <w:r>
        <w:t xml:space="preserve">Table 1 reproduces the four questions, along with the same 21 “choose all that apply” criteria that apply to all four questions. In the country-year V-Dem data sets, each criteria becomes a separate variable that is no longer binary, but rather the proportion of experts who chose the “yes” response to that option. Thus, </w:t>
      </w:r>
      <w:proofErr w:type="gramStart"/>
      <w:r>
        <w:t>in actuality we</w:t>
      </w:r>
      <w:proofErr w:type="gramEnd"/>
      <w:r>
        <w:t xml:space="preserve"> have 84 (21*4) variables to work with.</w:t>
      </w:r>
    </w:p>
    <w:p w14:paraId="44A5C3D9" w14:textId="6232DF87" w:rsidR="008A24B8" w:rsidRPr="00554755" w:rsidRDefault="008A24B8" w:rsidP="008A24B8">
      <w:pPr>
        <w:autoSpaceDE w:val="0"/>
        <w:autoSpaceDN w:val="0"/>
        <w:adjustRightInd w:val="0"/>
        <w:jc w:val="center"/>
        <w:rPr>
          <w:rFonts w:ascii="Times New Roman" w:hAnsi="Times New Roman" w:cs="Times New Roman"/>
          <w:b/>
          <w:bCs/>
        </w:rPr>
      </w:pPr>
      <w:r w:rsidRPr="00554755">
        <w:rPr>
          <w:rFonts w:ascii="Times New Roman" w:hAnsi="Times New Roman" w:cs="Times New Roman"/>
          <w:b/>
          <w:bCs/>
        </w:rPr>
        <w:t>Table 1: V-Dem questions and clarifications</w:t>
      </w:r>
    </w:p>
    <w:tbl>
      <w:tblPr>
        <w:tblStyle w:val="TableGrid"/>
        <w:tblW w:w="0" w:type="auto"/>
        <w:tblLook w:val="04A0" w:firstRow="1" w:lastRow="0" w:firstColumn="1" w:lastColumn="0" w:noHBand="0" w:noVBand="1"/>
      </w:tblPr>
      <w:tblGrid>
        <w:gridCol w:w="9576"/>
      </w:tblGrid>
      <w:tr w:rsidR="008A24B8" w14:paraId="4336E93F" w14:textId="77777777" w:rsidTr="008A24B8">
        <w:tc>
          <w:tcPr>
            <w:tcW w:w="9576" w:type="dxa"/>
          </w:tcPr>
          <w:p w14:paraId="1C551707"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in which elections are significantly less free</w:t>
            </w:r>
          </w:p>
          <w:p w14:paraId="0EB4A552" w14:textId="7EE2D074"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and fair? [v2elsnlfc]</w:t>
            </w:r>
          </w:p>
        </w:tc>
      </w:tr>
      <w:tr w:rsidR="008A24B8" w14:paraId="662C1D97" w14:textId="77777777" w:rsidTr="008A24B8">
        <w:tc>
          <w:tcPr>
            <w:tcW w:w="9576" w:type="dxa"/>
          </w:tcPr>
          <w:p w14:paraId="03507100"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in which elections are significantly more</w:t>
            </w:r>
          </w:p>
          <w:p w14:paraId="2C9EE10B" w14:textId="33F293E9"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free and fair? [v2elsnmrfc]</w:t>
            </w:r>
          </w:p>
        </w:tc>
      </w:tr>
      <w:tr w:rsidR="008A24B8" w14:paraId="2871D27E" w14:textId="77777777" w:rsidTr="008A24B8">
        <w:tc>
          <w:tcPr>
            <w:tcW w:w="9576" w:type="dxa"/>
          </w:tcPr>
          <w:p w14:paraId="31B57FF0"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where government officials’ respect for civil</w:t>
            </w:r>
          </w:p>
          <w:p w14:paraId="45780558" w14:textId="3BA7355B"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 xml:space="preserve">liberties </w:t>
            </w:r>
            <w:proofErr w:type="gramStart"/>
            <w:r w:rsidRPr="008A24B8">
              <w:rPr>
                <w:rFonts w:ascii="Times New Roman" w:eastAsia="LMRoman10-Regular-Identity-H" w:hAnsi="Times New Roman" w:cs="Times New Roman"/>
                <w:i/>
                <w:iCs/>
                <w:sz w:val="22"/>
                <w:szCs w:val="22"/>
              </w:rPr>
              <w:t>is</w:t>
            </w:r>
            <w:proofErr w:type="gramEnd"/>
            <w:r w:rsidRPr="008A24B8">
              <w:rPr>
                <w:rFonts w:ascii="Times New Roman" w:eastAsia="LMRoman10-Regular-Identity-H" w:hAnsi="Times New Roman" w:cs="Times New Roman"/>
                <w:i/>
                <w:iCs/>
                <w:sz w:val="22"/>
                <w:szCs w:val="22"/>
              </w:rPr>
              <w:t xml:space="preserve"> significantly stronger? [v2clrgstch]</w:t>
            </w:r>
          </w:p>
        </w:tc>
      </w:tr>
      <w:tr w:rsidR="008A24B8" w14:paraId="20AD428A" w14:textId="77777777" w:rsidTr="008A24B8">
        <w:tc>
          <w:tcPr>
            <w:tcW w:w="9576" w:type="dxa"/>
          </w:tcPr>
          <w:p w14:paraId="0F5B3A4E" w14:textId="77777777"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Question: How would you describe the areas of the country where government officials’ respect for civil</w:t>
            </w:r>
          </w:p>
          <w:p w14:paraId="31A4F73A" w14:textId="40426AF9" w:rsidR="008A24B8" w:rsidRPr="008A24B8" w:rsidRDefault="008A24B8" w:rsidP="008A24B8">
            <w:pPr>
              <w:autoSpaceDE w:val="0"/>
              <w:autoSpaceDN w:val="0"/>
              <w:adjustRightInd w:val="0"/>
              <w:rPr>
                <w:rFonts w:ascii="Times New Roman" w:eastAsia="LMRoman10-Regular-Identity-H" w:hAnsi="Times New Roman" w:cs="Times New Roman"/>
                <w:i/>
                <w:iCs/>
                <w:sz w:val="22"/>
                <w:szCs w:val="22"/>
              </w:rPr>
            </w:pPr>
            <w:r w:rsidRPr="008A24B8">
              <w:rPr>
                <w:rFonts w:ascii="Times New Roman" w:eastAsia="LMRoman10-Regular-Identity-H" w:hAnsi="Times New Roman" w:cs="Times New Roman"/>
                <w:i/>
                <w:iCs/>
                <w:sz w:val="22"/>
                <w:szCs w:val="22"/>
              </w:rPr>
              <w:t xml:space="preserve">liberties </w:t>
            </w:r>
            <w:proofErr w:type="gramStart"/>
            <w:r w:rsidRPr="008A24B8">
              <w:rPr>
                <w:rFonts w:ascii="Times New Roman" w:eastAsia="LMRoman10-Regular-Identity-H" w:hAnsi="Times New Roman" w:cs="Times New Roman"/>
                <w:i/>
                <w:iCs/>
                <w:sz w:val="22"/>
                <w:szCs w:val="22"/>
              </w:rPr>
              <w:t>is</w:t>
            </w:r>
            <w:proofErr w:type="gramEnd"/>
            <w:r w:rsidRPr="008A24B8">
              <w:rPr>
                <w:rFonts w:ascii="Times New Roman" w:eastAsia="LMRoman10-Regular-Identity-H" w:hAnsi="Times New Roman" w:cs="Times New Roman"/>
                <w:i/>
                <w:iCs/>
                <w:sz w:val="22"/>
                <w:szCs w:val="22"/>
              </w:rPr>
              <w:t xml:space="preserve"> significantly weaker? [v2clrgwkch]</w:t>
            </w:r>
          </w:p>
        </w:tc>
      </w:tr>
      <w:tr w:rsidR="008A24B8" w14:paraId="3DF3D8BC" w14:textId="77777777" w:rsidTr="008A24B8">
        <w:tc>
          <w:tcPr>
            <w:tcW w:w="9576" w:type="dxa"/>
          </w:tcPr>
          <w:p w14:paraId="34BD703B"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Clarification: Choose all that apply.</w:t>
            </w:r>
          </w:p>
          <w:p w14:paraId="31DE7323" w14:textId="730B6BBD"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Responses:</w:t>
            </w:r>
          </w:p>
        </w:tc>
      </w:tr>
      <w:tr w:rsidR="008A24B8" w14:paraId="64454550" w14:textId="77777777" w:rsidTr="008A24B8">
        <w:tc>
          <w:tcPr>
            <w:tcW w:w="9576" w:type="dxa"/>
          </w:tcPr>
          <w:p w14:paraId="7E6B7444"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0: Rural. (0=No, 1=Yes)</w:t>
            </w:r>
          </w:p>
          <w:p w14:paraId="7B5846BE"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 Urban. (0=No, 1=Yes)</w:t>
            </w:r>
          </w:p>
          <w:p w14:paraId="049ED28D"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2: Areas that are less economically developed. (0=No, 1=Yes)</w:t>
            </w:r>
          </w:p>
          <w:p w14:paraId="5C001182"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3: Areas that are more economically developed. (0=No, 1=Yes)</w:t>
            </w:r>
          </w:p>
          <w:p w14:paraId="09ACA177"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4: Inside the capital city. (0=No, 1=Yes)</w:t>
            </w:r>
          </w:p>
          <w:p w14:paraId="3EBB01A9"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5: Outside the capital city. (0=No, 1=Yes)</w:t>
            </w:r>
          </w:p>
          <w:p w14:paraId="273B8969"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6: North. (0=No, 1=Yes)</w:t>
            </w:r>
          </w:p>
          <w:p w14:paraId="321352E4"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7: South. (0=No, 1=Yes)</w:t>
            </w:r>
          </w:p>
          <w:p w14:paraId="2A5FD530"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8: West. (0=No, 1=Yes)</w:t>
            </w:r>
          </w:p>
          <w:p w14:paraId="39825C8B"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9: East. (0=No, 1=Yes)</w:t>
            </w:r>
          </w:p>
          <w:p w14:paraId="59250C9F"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10: Areas of civil unrest (including areas where insurgent groups are active). (0=No, 1=Yes)</w:t>
            </w:r>
          </w:p>
          <w:p w14:paraId="7D621E94"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11: Areas where illicit activity is widespread. (0=No, 1=Yes)</w:t>
            </w:r>
          </w:p>
          <w:p w14:paraId="383C0668"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12: Areas that are very sparsely populated. (0=No, 1=Yes)</w:t>
            </w:r>
          </w:p>
          <w:p w14:paraId="71CE9A52"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13: Areas that are remote (difficult to reach by available transportation, for example). (0=No, 1=Yes)</w:t>
            </w:r>
          </w:p>
          <w:p w14:paraId="1E033420"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lastRenderedPageBreak/>
              <w:t>14: Areas where there are indigenous populations. (0=No, 1=Yes)</w:t>
            </w:r>
          </w:p>
          <w:p w14:paraId="7BF37EAC"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15: Areas where the national ruling party or group is strong. (0=No, 1=Yes)</w:t>
            </w:r>
          </w:p>
          <w:p w14:paraId="474F7E86"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16: Areas where the national ruling party or group is weak. (0=No, 1=Yes)</w:t>
            </w:r>
          </w:p>
          <w:p w14:paraId="4FB5C633"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17: Areas that were subject to a longer period of foreign rule. (0=No, 1=Yes)</w:t>
            </w:r>
          </w:p>
          <w:p w14:paraId="0B818579"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18: Areas that were subject to a shorter period of foreign rule. (0=No, 1=Yes)</w:t>
            </w:r>
          </w:p>
          <w:p w14:paraId="02EA1880"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19: Areas that were recently subject to foreign rule. (0=No, 1=Yes)</w:t>
            </w:r>
          </w:p>
          <w:p w14:paraId="69BA9A0C" w14:textId="77777777" w:rsidR="008A24B8" w:rsidRPr="008A24B8" w:rsidRDefault="008A24B8" w:rsidP="008A24B8">
            <w:pPr>
              <w:autoSpaceDE w:val="0"/>
              <w:autoSpaceDN w:val="0"/>
              <w:adjustRightInd w:val="0"/>
              <w:rPr>
                <w:rFonts w:ascii="Times New Roman" w:eastAsia="LMRoman10-Regular-Identity-H" w:hAnsi="Times New Roman" w:cs="Times New Roman"/>
                <w:sz w:val="22"/>
                <w:szCs w:val="22"/>
              </w:rPr>
            </w:pPr>
            <w:r w:rsidRPr="008A24B8">
              <w:rPr>
                <w:rFonts w:ascii="Times New Roman" w:eastAsia="LMRoman10-Regular-Identity-H" w:hAnsi="Times New Roman" w:cs="Times New Roman"/>
                <w:sz w:val="22"/>
                <w:szCs w:val="22"/>
              </w:rPr>
              <w:t>20: Areas that have not recently been subject to foreign rule. (0=No, 1=Yes)</w:t>
            </w:r>
          </w:p>
          <w:p w14:paraId="4ECE8807" w14:textId="36B4BD5E" w:rsidR="008A24B8" w:rsidRDefault="008A24B8" w:rsidP="008A24B8">
            <w:pPr>
              <w:autoSpaceDE w:val="0"/>
              <w:autoSpaceDN w:val="0"/>
              <w:adjustRightInd w:val="0"/>
              <w:rPr>
                <w:rFonts w:ascii="LMRoman10-Regular-Identity-H" w:eastAsia="LMRoman10-Regular-Identity-H" w:cs="LMRoman10-Regular-Identity-H"/>
                <w:sz w:val="20"/>
                <w:szCs w:val="20"/>
              </w:rPr>
            </w:pPr>
            <w:r w:rsidRPr="008A24B8">
              <w:rPr>
                <w:rFonts w:ascii="Times New Roman" w:eastAsia="LMRoman10-Regular-Identity-H" w:hAnsi="Times New Roman" w:cs="Times New Roman"/>
                <w:sz w:val="22"/>
                <w:szCs w:val="22"/>
              </w:rPr>
              <w:t>21: None of the above. (0=No, 1=Yes)</w:t>
            </w:r>
          </w:p>
        </w:tc>
      </w:tr>
    </w:tbl>
    <w:p w14:paraId="1E5FBD11" w14:textId="77777777" w:rsidR="000D0D0A" w:rsidRDefault="00000000">
      <w:pPr>
        <w:pStyle w:val="BodyText"/>
      </w:pPr>
      <w:r>
        <w:lastRenderedPageBreak/>
        <w:t>These unusual options have advantages and disadvantages. On the positive side, these options ask experts to identify the criteria that distinguish locations where democracy is better from locations where it is worse. The options are described in a generic way so that they could be relevant in any country that V-Dem rates, anywhere in the world, and over more than two centuries of history. In this paper we deal with 16 of them, leaving aside the options referring to foreign rule (# 17-20) which is not very relevant for Colombia, and option #21 which refers to a negative response (“None of the above”). We only use a cross-section of 2018 data for exploratory purposes. Still, even these limitations and response options are varied enough to cast a wide net that captures diverse criteria for distinguishing where democracy is better or worse.</w:t>
      </w:r>
    </w:p>
    <w:p w14:paraId="59E4E6DA" w14:textId="77777777" w:rsidR="000D0D0A" w:rsidRDefault="00000000">
      <w:pPr>
        <w:pStyle w:val="BodyText"/>
      </w:pPr>
      <w:r>
        <w:t xml:space="preserve">On the negative side, first, </w:t>
      </w:r>
      <w:proofErr w:type="gramStart"/>
      <w:r>
        <w:t>all of</w:t>
      </w:r>
      <w:proofErr w:type="gramEnd"/>
      <w:r>
        <w:t xml:space="preserve"> these options are conceptually binary. In effect, they ask “Is this a useful discriminating criterion or not?” rather than seeking information about degrees of relevance. Second, the options do not name a specific concept or indicator that should be used in empirical analysis. This decision is left up to each country expert and V-Dem does not reveal–and in fact does not </w:t>
      </w:r>
      <w:r>
        <w:rPr>
          <w:i/>
          <w:iCs/>
        </w:rPr>
        <w:t>know</w:t>
      </w:r>
      <w:r>
        <w:t>–on what information country experts based their assessments. Third, the options do not specify a threshold that should be used to decide whether a location does or does not satisfy the criterion. Fourth, many of the criteria overlap and are therefore somewhat interchangeable. This is especially likely for the binaries of rural-urban, low-high income, sparsely-densely populated and remote areas, which may also overlap with areas of illicit activity, civil unrest, and indigenous population. Finally, the criteria are not mapped onto well-defined locations such as states, counties, or cities that would have known administrative boundaries.</w:t>
      </w:r>
    </w:p>
    <w:p w14:paraId="3D792372" w14:textId="77777777" w:rsidR="000D0D0A" w:rsidRDefault="00000000">
      <w:pPr>
        <w:pStyle w:val="BodyText"/>
      </w:pPr>
      <w:r>
        <w:t>Given these features, additional work is required to render the V-Dem data useful for measuring democracy at the subnational level. The following sections describe a pipeline for utilizing V-Dem data geographically, from conceptualization, to operationalization, and finally to measurement. This exercise is designed to test the viability of mapping cross-sectional country-level data before expanding the dataset into panel format.</w:t>
      </w:r>
    </w:p>
    <w:p w14:paraId="6B51959E" w14:textId="77777777" w:rsidR="000D0D0A" w:rsidRDefault="00000000">
      <w:pPr>
        <w:pStyle w:val="BodyText"/>
      </w:pPr>
      <w:r>
        <w:t>The procedure described below describes this process in three broad stages: selection of indicators (conceptualization), data reduction and weighting (operationalization), and mapping subnational democracy scores (measurement). For each stage, we describe how V-Dem data can be integrated to show different aspects of subnational democracy. The final measure of subnational democracy is an attempt to aggregate this data more systematically.</w:t>
      </w:r>
    </w:p>
    <w:p w14:paraId="33E5B9FF" w14:textId="6A93FE8E" w:rsidR="000D0D0A" w:rsidRDefault="00000000" w:rsidP="006B61ED">
      <w:pPr>
        <w:pStyle w:val="Heading1"/>
        <w:numPr>
          <w:ilvl w:val="0"/>
          <w:numId w:val="3"/>
        </w:numPr>
      </w:pPr>
      <w:bookmarkStart w:id="14" w:name="Xff73689f470cabe98e2a1c76b5a91ebd0b63b20"/>
      <w:bookmarkEnd w:id="11"/>
      <w:bookmarkEnd w:id="13"/>
      <w:r>
        <w:lastRenderedPageBreak/>
        <w:t>Conceptualization: Selection of Indicators</w:t>
      </w:r>
    </w:p>
    <w:p w14:paraId="0F1D3F2F" w14:textId="39336A08" w:rsidR="000D0D0A" w:rsidRDefault="00000000">
      <w:pPr>
        <w:pStyle w:val="FirstParagraph"/>
      </w:pPr>
      <w:r>
        <w:t xml:space="preserve">The first stage for measuring democracy begins at the level of conceptualization. As shown above, V-Dem provides a set of variables theorized to be relevant for subnational democracy. </w:t>
      </w:r>
      <w:r w:rsidRPr="00E307C7">
        <w:rPr>
          <w:highlight w:val="yellow"/>
          <w:rPrChange w:id="15" w:author="Scott Mainwaring" w:date="2024-05-12T12:01:00Z">
            <w:rPr/>
          </w:rPrChange>
        </w:rPr>
        <w:t xml:space="preserve">We choose to measure subnational democracy grouping these variables into </w:t>
      </w:r>
      <w:ins w:id="16" w:author="Scott Mainwaring" w:date="2024-05-12T12:02:00Z">
        <w:r w:rsidR="00E307C7">
          <w:rPr>
            <w:highlight w:val="yellow"/>
          </w:rPr>
          <w:t xml:space="preserve">the </w:t>
        </w:r>
      </w:ins>
      <w:r w:rsidRPr="00E307C7">
        <w:rPr>
          <w:highlight w:val="yellow"/>
          <w:rPrChange w:id="17" w:author="Scott Mainwaring" w:date="2024-05-12T12:01:00Z">
            <w:rPr/>
          </w:rPrChange>
        </w:rPr>
        <w:t>10 unique criteria</w:t>
      </w:r>
      <w:ins w:id="18" w:author="Scott Mainwaring" w:date="2024-05-12T12:02:00Z">
        <w:r w:rsidR="00E307C7">
          <w:rPr>
            <w:highlight w:val="yellow"/>
          </w:rPr>
          <w:t xml:space="preserve"> in Column 3 of Table 2</w:t>
        </w:r>
      </w:ins>
      <w:r w:rsidRPr="00E307C7">
        <w:rPr>
          <w:highlight w:val="yellow"/>
          <w:rPrChange w:id="19" w:author="Scott Mainwaring" w:date="2024-05-12T12:01:00Z">
            <w:rPr/>
          </w:rPrChange>
        </w:rPr>
        <w:t xml:space="preserve">, but more variables certainly </w:t>
      </w:r>
      <w:commentRangeStart w:id="20"/>
      <w:r w:rsidRPr="00E307C7">
        <w:rPr>
          <w:highlight w:val="yellow"/>
          <w:rPrChange w:id="21" w:author="Scott Mainwaring" w:date="2024-05-12T12:01:00Z">
            <w:rPr/>
          </w:rPrChange>
        </w:rPr>
        <w:t>exist</w:t>
      </w:r>
      <w:commentRangeEnd w:id="20"/>
      <w:r w:rsidR="00E307C7">
        <w:rPr>
          <w:rStyle w:val="CommentReference"/>
        </w:rPr>
        <w:commentReference w:id="20"/>
      </w:r>
      <w:r w:rsidRPr="00E307C7">
        <w:rPr>
          <w:highlight w:val="yellow"/>
          <w:rPrChange w:id="22" w:author="Scott Mainwaring" w:date="2024-05-12T12:01:00Z">
            <w:rPr/>
          </w:rPrChange>
        </w:rPr>
        <w:t xml:space="preserve">. We use basic conceptualizations of these criteria to identify one to three specific indicators – from official state data or others’ scholarly research – to measure </w:t>
      </w:r>
      <w:commentRangeStart w:id="23"/>
      <w:r w:rsidRPr="00E307C7">
        <w:rPr>
          <w:highlight w:val="yellow"/>
          <w:rPrChange w:id="24" w:author="Scott Mainwaring" w:date="2024-05-12T12:01:00Z">
            <w:rPr/>
          </w:rPrChange>
        </w:rPr>
        <w:t>them</w:t>
      </w:r>
      <w:commentRangeEnd w:id="23"/>
      <w:r w:rsidR="00E307C7">
        <w:rPr>
          <w:rStyle w:val="CommentReference"/>
        </w:rPr>
        <w:commentReference w:id="23"/>
      </w:r>
      <w:r w:rsidRPr="00E307C7">
        <w:rPr>
          <w:highlight w:val="yellow"/>
          <w:rPrChange w:id="25" w:author="Scott Mainwaring" w:date="2024-05-12T12:01:00Z">
            <w:rPr/>
          </w:rPrChange>
        </w:rPr>
        <w:t>.</w:t>
      </w:r>
      <w:r>
        <w:t xml:space="preserve"> In Colombia, we consider the indicators as shown in Table 2. All sources in parentheses are official government sources, although alternative indicators and sources certainly exist.</w:t>
      </w:r>
    </w:p>
    <w:p w14:paraId="2A1C2F05" w14:textId="16448C5D" w:rsidR="00837A4D" w:rsidRPr="00554755" w:rsidRDefault="00A8251B" w:rsidP="004979E2">
      <w:pPr>
        <w:autoSpaceDE w:val="0"/>
        <w:autoSpaceDN w:val="0"/>
        <w:adjustRightInd w:val="0"/>
        <w:jc w:val="center"/>
        <w:rPr>
          <w:rFonts w:ascii="Times New Roman" w:eastAsia="LMRoman10-Regular-Identity-H" w:hAnsi="Times New Roman" w:cs="Times New Roman"/>
          <w:b/>
          <w:bCs/>
        </w:rPr>
      </w:pPr>
      <w:r w:rsidRPr="00554755">
        <w:rPr>
          <w:rFonts w:ascii="Times New Roman" w:eastAsia="LMRoman10-Regular-Identity-H" w:hAnsi="Times New Roman" w:cs="Times New Roman"/>
          <w:b/>
          <w:bCs/>
        </w:rPr>
        <w:t>Table 2: Conceptualization of V-Dem responses in Colombia</w:t>
      </w:r>
    </w:p>
    <w:tbl>
      <w:tblPr>
        <w:tblStyle w:val="GridTable1Light"/>
        <w:tblW w:w="0" w:type="auto"/>
        <w:tblLook w:val="04A0" w:firstRow="1" w:lastRow="0" w:firstColumn="1" w:lastColumn="0" w:noHBand="0" w:noVBand="1"/>
      </w:tblPr>
      <w:tblGrid>
        <w:gridCol w:w="1098"/>
        <w:gridCol w:w="2250"/>
        <w:gridCol w:w="6228"/>
      </w:tblGrid>
      <w:tr w:rsidR="00B3529C" w:rsidRPr="00837A4D" w14:paraId="5E307B17" w14:textId="77777777" w:rsidTr="00837A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vAlign w:val="center"/>
          </w:tcPr>
          <w:p w14:paraId="4E885911" w14:textId="2A5FAA7A" w:rsidR="00B3529C"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ID</w:t>
            </w:r>
          </w:p>
        </w:tc>
        <w:tc>
          <w:tcPr>
            <w:tcW w:w="2250" w:type="dxa"/>
            <w:vAlign w:val="center"/>
          </w:tcPr>
          <w:p w14:paraId="5FCDB997" w14:textId="472F06DB" w:rsidR="00B3529C" w:rsidRPr="00837A4D" w:rsidRDefault="009C3C73" w:rsidP="00837A4D">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Response</w:t>
            </w:r>
          </w:p>
        </w:tc>
        <w:tc>
          <w:tcPr>
            <w:tcW w:w="6228" w:type="dxa"/>
            <w:vAlign w:val="center"/>
          </w:tcPr>
          <w:p w14:paraId="7255BC94" w14:textId="6BA0395F" w:rsidR="00B3529C" w:rsidRPr="00837A4D" w:rsidRDefault="009C3C73" w:rsidP="00837A4D">
            <w:pPr>
              <w:pStyle w:val="BodyText"/>
              <w:spacing w:before="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Indicator</w:t>
            </w:r>
          </w:p>
        </w:tc>
      </w:tr>
      <w:tr w:rsidR="00837A4D" w:rsidRPr="00837A4D" w14:paraId="6BFFE91B"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04EF0EFB" w14:textId="1E3D57CD"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0</w:t>
            </w:r>
          </w:p>
        </w:tc>
        <w:tc>
          <w:tcPr>
            <w:tcW w:w="2250" w:type="dxa"/>
            <w:vAlign w:val="center"/>
          </w:tcPr>
          <w:p w14:paraId="621E5CB1" w14:textId="09158181"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Rural</w:t>
            </w:r>
          </w:p>
        </w:tc>
        <w:tc>
          <w:tcPr>
            <w:tcW w:w="6228" w:type="dxa"/>
            <w:vMerge w:val="restart"/>
            <w:vAlign w:val="center"/>
          </w:tcPr>
          <w:p w14:paraId="41D6E444" w14:textId="5B85FF89"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Rurality Index (DANE)</w:t>
            </w:r>
          </w:p>
        </w:tc>
      </w:tr>
      <w:tr w:rsidR="00837A4D" w:rsidRPr="00837A4D" w14:paraId="727FF418"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539E99EF" w14:textId="5CE9E230"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1</w:t>
            </w:r>
          </w:p>
        </w:tc>
        <w:tc>
          <w:tcPr>
            <w:tcW w:w="2250" w:type="dxa"/>
            <w:vAlign w:val="center"/>
          </w:tcPr>
          <w:p w14:paraId="068439AC" w14:textId="1A0E1515"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Urban</w:t>
            </w:r>
          </w:p>
        </w:tc>
        <w:tc>
          <w:tcPr>
            <w:tcW w:w="6228" w:type="dxa"/>
            <w:vMerge/>
            <w:vAlign w:val="center"/>
          </w:tcPr>
          <w:p w14:paraId="19A538C7"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574D537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31C439B3" w14:textId="2B9D0284"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2</w:t>
            </w:r>
          </w:p>
        </w:tc>
        <w:tc>
          <w:tcPr>
            <w:tcW w:w="2250" w:type="dxa"/>
            <w:vAlign w:val="center"/>
          </w:tcPr>
          <w:p w14:paraId="4FE660F7" w14:textId="76976A33"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 xml:space="preserve">Less econ. </w:t>
            </w:r>
            <w:proofErr w:type="spellStart"/>
            <w:r w:rsidRPr="00837A4D">
              <w:rPr>
                <w:rFonts w:ascii="Times New Roman" w:hAnsi="Times New Roman" w:cs="Times New Roman"/>
              </w:rPr>
              <w:t>devt</w:t>
            </w:r>
            <w:proofErr w:type="spellEnd"/>
            <w:r w:rsidRPr="00837A4D">
              <w:rPr>
                <w:rFonts w:ascii="Times New Roman" w:hAnsi="Times New Roman" w:cs="Times New Roman"/>
              </w:rPr>
              <w:t>.</w:t>
            </w:r>
          </w:p>
        </w:tc>
        <w:tc>
          <w:tcPr>
            <w:tcW w:w="6228" w:type="dxa"/>
            <w:vMerge w:val="restart"/>
            <w:vAlign w:val="center"/>
          </w:tcPr>
          <w:p w14:paraId="5422D4DF" w14:textId="60C043FA"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Mun. Value Added / IPM (DNP)</w:t>
            </w:r>
          </w:p>
        </w:tc>
      </w:tr>
      <w:tr w:rsidR="00837A4D" w:rsidRPr="00837A4D" w14:paraId="2433F513"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4C88D281" w14:textId="6FA4865A"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3</w:t>
            </w:r>
          </w:p>
        </w:tc>
        <w:tc>
          <w:tcPr>
            <w:tcW w:w="2250" w:type="dxa"/>
            <w:vAlign w:val="center"/>
          </w:tcPr>
          <w:p w14:paraId="38006E83" w14:textId="442B463F"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 xml:space="preserve">More econ </w:t>
            </w:r>
            <w:proofErr w:type="spellStart"/>
            <w:r w:rsidRPr="00837A4D">
              <w:rPr>
                <w:rFonts w:ascii="Times New Roman" w:hAnsi="Times New Roman" w:cs="Times New Roman"/>
              </w:rPr>
              <w:t>devt</w:t>
            </w:r>
            <w:proofErr w:type="spellEnd"/>
          </w:p>
        </w:tc>
        <w:tc>
          <w:tcPr>
            <w:tcW w:w="6228" w:type="dxa"/>
            <w:vMerge/>
            <w:vAlign w:val="center"/>
          </w:tcPr>
          <w:p w14:paraId="039C74A8"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4871DCB0"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784D9B89" w14:textId="0DA357BF"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4</w:t>
            </w:r>
          </w:p>
        </w:tc>
        <w:tc>
          <w:tcPr>
            <w:tcW w:w="2250" w:type="dxa"/>
            <w:vAlign w:val="center"/>
          </w:tcPr>
          <w:p w14:paraId="5454DB77" w14:textId="3B07B9E5"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Inside capital</w:t>
            </w:r>
          </w:p>
        </w:tc>
        <w:tc>
          <w:tcPr>
            <w:tcW w:w="6228" w:type="dxa"/>
            <w:vMerge w:val="restart"/>
            <w:vAlign w:val="center"/>
          </w:tcPr>
          <w:p w14:paraId="56745871" w14:textId="3B17025A"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Geographic distance from Bogotá (DANE)</w:t>
            </w:r>
          </w:p>
        </w:tc>
      </w:tr>
      <w:tr w:rsidR="00837A4D" w:rsidRPr="00837A4D" w14:paraId="1366A2B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532C2C85" w14:textId="52AE73BF"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5</w:t>
            </w:r>
          </w:p>
        </w:tc>
        <w:tc>
          <w:tcPr>
            <w:tcW w:w="2250" w:type="dxa"/>
            <w:vAlign w:val="center"/>
          </w:tcPr>
          <w:p w14:paraId="60B4C953" w14:textId="11C1D1E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Outside capital</w:t>
            </w:r>
          </w:p>
        </w:tc>
        <w:tc>
          <w:tcPr>
            <w:tcW w:w="6228" w:type="dxa"/>
            <w:vMerge/>
            <w:vAlign w:val="center"/>
          </w:tcPr>
          <w:p w14:paraId="129C5B48"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723A7AE2"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637DEE5F" w14:textId="261DEA2C"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6</w:t>
            </w:r>
          </w:p>
        </w:tc>
        <w:tc>
          <w:tcPr>
            <w:tcW w:w="2250" w:type="dxa"/>
            <w:vAlign w:val="center"/>
          </w:tcPr>
          <w:p w14:paraId="712E97D0" w14:textId="6DDBBD5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North</w:t>
            </w:r>
          </w:p>
        </w:tc>
        <w:tc>
          <w:tcPr>
            <w:tcW w:w="6228" w:type="dxa"/>
            <w:vMerge w:val="restart"/>
            <w:vAlign w:val="center"/>
          </w:tcPr>
          <w:p w14:paraId="2382F695" w14:textId="61C8CFD3" w:rsidR="00837A4D" w:rsidRPr="00837A4D" w:rsidRDefault="00837A4D" w:rsidP="00837A4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imes New Roman" w:eastAsia="LMRoman10-Regular-Identity-H" w:hAnsi="Times New Roman" w:cs="Times New Roman"/>
              </w:rPr>
            </w:pPr>
            <w:r w:rsidRPr="00837A4D">
              <w:rPr>
                <w:rFonts w:ascii="Times New Roman" w:eastAsia="LMRoman10-Regular-Identity-H" w:hAnsi="Times New Roman" w:cs="Times New Roman"/>
              </w:rPr>
              <w:t>Macro-regions (DANE)</w:t>
            </w:r>
          </w:p>
        </w:tc>
      </w:tr>
      <w:tr w:rsidR="00837A4D" w:rsidRPr="00837A4D" w14:paraId="5518D92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220C25A3" w14:textId="6AD45342"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7</w:t>
            </w:r>
          </w:p>
        </w:tc>
        <w:tc>
          <w:tcPr>
            <w:tcW w:w="2250" w:type="dxa"/>
            <w:vAlign w:val="center"/>
          </w:tcPr>
          <w:p w14:paraId="470C9643" w14:textId="64F8F4CB"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South</w:t>
            </w:r>
          </w:p>
        </w:tc>
        <w:tc>
          <w:tcPr>
            <w:tcW w:w="6228" w:type="dxa"/>
            <w:vMerge/>
            <w:vAlign w:val="center"/>
          </w:tcPr>
          <w:p w14:paraId="48ED5D15"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6353DC07"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3550786D" w14:textId="1769F951"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8</w:t>
            </w:r>
          </w:p>
        </w:tc>
        <w:tc>
          <w:tcPr>
            <w:tcW w:w="2250" w:type="dxa"/>
            <w:vAlign w:val="center"/>
          </w:tcPr>
          <w:p w14:paraId="6B28C8B5" w14:textId="28198A34"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West</w:t>
            </w:r>
          </w:p>
        </w:tc>
        <w:tc>
          <w:tcPr>
            <w:tcW w:w="6228" w:type="dxa"/>
            <w:vMerge/>
            <w:vAlign w:val="center"/>
          </w:tcPr>
          <w:p w14:paraId="16A8C32A"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7A4D" w:rsidRPr="00837A4D" w14:paraId="550B1C2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232CD41C" w14:textId="2ADADA12"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9</w:t>
            </w:r>
          </w:p>
        </w:tc>
        <w:tc>
          <w:tcPr>
            <w:tcW w:w="2250" w:type="dxa"/>
            <w:vAlign w:val="center"/>
          </w:tcPr>
          <w:p w14:paraId="09D1E84D" w14:textId="662F769D"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East</w:t>
            </w:r>
          </w:p>
        </w:tc>
        <w:tc>
          <w:tcPr>
            <w:tcW w:w="6228" w:type="dxa"/>
            <w:vMerge/>
            <w:vAlign w:val="center"/>
          </w:tcPr>
          <w:p w14:paraId="54C9994E" w14:textId="7777777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8251B" w:rsidRPr="00837A4D" w14:paraId="32F236AD"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2644D832" w14:textId="19D26922"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0</w:t>
            </w:r>
          </w:p>
        </w:tc>
        <w:tc>
          <w:tcPr>
            <w:tcW w:w="2250" w:type="dxa"/>
            <w:vAlign w:val="center"/>
          </w:tcPr>
          <w:p w14:paraId="3A26B494" w14:textId="3085A394"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Civil unrest</w:t>
            </w:r>
          </w:p>
        </w:tc>
        <w:tc>
          <w:tcPr>
            <w:tcW w:w="6228" w:type="dxa"/>
            <w:vAlign w:val="center"/>
          </w:tcPr>
          <w:p w14:paraId="79EA775D" w14:textId="73EEC1E5" w:rsidR="00A8251B" w:rsidRPr="00837A4D" w:rsidRDefault="000D3CB8"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Forced displacement / Confinements (Min. Defense)</w:t>
            </w:r>
          </w:p>
        </w:tc>
      </w:tr>
      <w:tr w:rsidR="00A8251B" w:rsidRPr="00837A4D" w14:paraId="4AC4C004"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1128697C" w14:textId="0BC64C70"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1</w:t>
            </w:r>
          </w:p>
        </w:tc>
        <w:tc>
          <w:tcPr>
            <w:tcW w:w="2250" w:type="dxa"/>
            <w:vAlign w:val="center"/>
          </w:tcPr>
          <w:p w14:paraId="56637D55" w14:textId="1668DE16"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Illicit activity</w:t>
            </w:r>
          </w:p>
        </w:tc>
        <w:tc>
          <w:tcPr>
            <w:tcW w:w="6228" w:type="dxa"/>
            <w:vAlign w:val="center"/>
          </w:tcPr>
          <w:p w14:paraId="41CC0410" w14:textId="66AA038A" w:rsidR="00A8251B"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Robberies / Homicides / Crop eradication (Min. Defense/UNODC)</w:t>
            </w:r>
          </w:p>
        </w:tc>
      </w:tr>
      <w:tr w:rsidR="00A8251B" w:rsidRPr="00837A4D" w14:paraId="0543BAAB"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790729FF" w14:textId="2F0A28E7"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2</w:t>
            </w:r>
          </w:p>
        </w:tc>
        <w:tc>
          <w:tcPr>
            <w:tcW w:w="2250" w:type="dxa"/>
            <w:vAlign w:val="center"/>
          </w:tcPr>
          <w:p w14:paraId="22E325F5" w14:textId="23596E2A"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Sparse population</w:t>
            </w:r>
          </w:p>
        </w:tc>
        <w:tc>
          <w:tcPr>
            <w:tcW w:w="6228" w:type="dxa"/>
            <w:vAlign w:val="center"/>
          </w:tcPr>
          <w:p w14:paraId="7F33E777" w14:textId="7BB563B7" w:rsidR="00A8251B"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Population density (DANE)</w:t>
            </w:r>
          </w:p>
        </w:tc>
      </w:tr>
      <w:tr w:rsidR="00837A4D" w:rsidRPr="00837A4D" w14:paraId="1B00DBCC"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0D1D52DB" w14:textId="23B8CA88"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13</w:t>
            </w:r>
          </w:p>
        </w:tc>
        <w:tc>
          <w:tcPr>
            <w:tcW w:w="2250" w:type="dxa"/>
            <w:vAlign w:val="center"/>
          </w:tcPr>
          <w:p w14:paraId="39006510" w14:textId="07FEC8B7"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Remote</w:t>
            </w:r>
          </w:p>
        </w:tc>
        <w:tc>
          <w:tcPr>
            <w:tcW w:w="6228" w:type="dxa"/>
            <w:vAlign w:val="center"/>
          </w:tcPr>
          <w:p w14:paraId="5F31F7EB" w14:textId="3293F2DA"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eastAsia="LMRoman10-Regular-Identity-H" w:hAnsi="Times New Roman" w:cs="Times New Roman"/>
              </w:rPr>
            </w:pPr>
            <w:r w:rsidRPr="00837A4D">
              <w:rPr>
                <w:rFonts w:ascii="Times New Roman" w:eastAsia="LMRoman10-Regular-Identity-H" w:hAnsi="Times New Roman" w:cs="Times New Roman"/>
              </w:rPr>
              <w:t>Distance to market (CEDE)</w:t>
            </w:r>
          </w:p>
        </w:tc>
      </w:tr>
      <w:tr w:rsidR="00A8251B" w:rsidRPr="00837A4D" w14:paraId="64A8EB4F"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125CDE1B" w14:textId="1293BD8A" w:rsidR="00A8251B" w:rsidRPr="00837A4D" w:rsidRDefault="00A8251B" w:rsidP="00837A4D">
            <w:pPr>
              <w:pStyle w:val="BodyText"/>
              <w:spacing w:before="0" w:after="0"/>
              <w:rPr>
                <w:rFonts w:ascii="Times New Roman" w:hAnsi="Times New Roman" w:cs="Times New Roman"/>
              </w:rPr>
            </w:pPr>
            <w:r w:rsidRPr="00837A4D">
              <w:rPr>
                <w:rFonts w:ascii="Times New Roman" w:hAnsi="Times New Roman" w:cs="Times New Roman"/>
              </w:rPr>
              <w:t>1</w:t>
            </w:r>
            <w:r w:rsidR="00837A4D" w:rsidRPr="00837A4D">
              <w:rPr>
                <w:rFonts w:ascii="Times New Roman" w:hAnsi="Times New Roman" w:cs="Times New Roman"/>
              </w:rPr>
              <w:t>4</w:t>
            </w:r>
          </w:p>
        </w:tc>
        <w:tc>
          <w:tcPr>
            <w:tcW w:w="2250" w:type="dxa"/>
            <w:vAlign w:val="center"/>
          </w:tcPr>
          <w:p w14:paraId="0FC17D31" w14:textId="48C39A08" w:rsidR="00A8251B" w:rsidRPr="00837A4D" w:rsidRDefault="009C3C73"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Indigenous pop.</w:t>
            </w:r>
          </w:p>
        </w:tc>
        <w:tc>
          <w:tcPr>
            <w:tcW w:w="6228" w:type="dxa"/>
            <w:vAlign w:val="center"/>
          </w:tcPr>
          <w:p w14:paraId="0CEC69F1" w14:textId="77F9BAB0" w:rsidR="00A8251B"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Indigenous / Ethnic populations (DANE)</w:t>
            </w:r>
          </w:p>
        </w:tc>
      </w:tr>
      <w:tr w:rsidR="00837A4D" w:rsidRPr="00837A4D" w14:paraId="5B7A0932" w14:textId="77777777" w:rsidTr="00837A4D">
        <w:tc>
          <w:tcPr>
            <w:cnfStyle w:val="001000000000" w:firstRow="0" w:lastRow="0" w:firstColumn="1" w:lastColumn="0" w:oddVBand="0" w:evenVBand="0" w:oddHBand="0" w:evenHBand="0" w:firstRowFirstColumn="0" w:firstRowLastColumn="0" w:lastRowFirstColumn="0" w:lastRowLastColumn="0"/>
            <w:tcW w:w="1098" w:type="dxa"/>
            <w:vAlign w:val="center"/>
          </w:tcPr>
          <w:p w14:paraId="66785A81" w14:textId="15BD10A7" w:rsidR="00837A4D" w:rsidRPr="00837A4D" w:rsidRDefault="00837A4D" w:rsidP="00837A4D">
            <w:pPr>
              <w:pStyle w:val="BodyText"/>
              <w:spacing w:before="0" w:after="0"/>
              <w:rPr>
                <w:rFonts w:ascii="Times New Roman" w:hAnsi="Times New Roman" w:cs="Times New Roman"/>
              </w:rPr>
            </w:pPr>
            <w:r w:rsidRPr="00837A4D">
              <w:rPr>
                <w:rFonts w:ascii="Times New Roman" w:hAnsi="Times New Roman" w:cs="Times New Roman"/>
              </w:rPr>
              <w:t>15</w:t>
            </w:r>
          </w:p>
        </w:tc>
        <w:tc>
          <w:tcPr>
            <w:tcW w:w="2250" w:type="dxa"/>
            <w:vAlign w:val="center"/>
          </w:tcPr>
          <w:p w14:paraId="3234F336" w14:textId="4BFA8599"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hAnsi="Times New Roman" w:cs="Times New Roman"/>
              </w:rPr>
              <w:t>Ruling party strong</w:t>
            </w:r>
          </w:p>
        </w:tc>
        <w:tc>
          <w:tcPr>
            <w:tcW w:w="6228" w:type="dxa"/>
            <w:vMerge w:val="restart"/>
            <w:vAlign w:val="center"/>
          </w:tcPr>
          <w:p w14:paraId="34632B1F" w14:textId="0E5CD3FC" w:rsidR="00837A4D" w:rsidRP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7A4D">
              <w:rPr>
                <w:rFonts w:ascii="Times New Roman" w:eastAsia="LMRoman10-Regular-Identity-H" w:hAnsi="Times New Roman" w:cs="Times New Roman"/>
              </w:rPr>
              <w:t>Presidential margin of victory (RNEC)</w:t>
            </w:r>
          </w:p>
        </w:tc>
      </w:tr>
      <w:tr w:rsidR="00837A4D" w14:paraId="781E5FB6" w14:textId="77777777" w:rsidTr="00837A4D">
        <w:tc>
          <w:tcPr>
            <w:cnfStyle w:val="001000000000" w:firstRow="0" w:lastRow="0" w:firstColumn="1" w:lastColumn="0" w:oddVBand="0" w:evenVBand="0" w:oddHBand="0" w:evenHBand="0" w:firstRowFirstColumn="0" w:firstRowLastColumn="0" w:lastRowFirstColumn="0" w:lastRowLastColumn="0"/>
            <w:tcW w:w="1098" w:type="dxa"/>
          </w:tcPr>
          <w:p w14:paraId="73BFA132" w14:textId="5878E68B" w:rsidR="00837A4D" w:rsidRDefault="00837A4D" w:rsidP="00B3529C">
            <w:pPr>
              <w:pStyle w:val="BodyText"/>
              <w:spacing w:before="0" w:after="0"/>
            </w:pPr>
            <w:r>
              <w:t>16</w:t>
            </w:r>
          </w:p>
        </w:tc>
        <w:tc>
          <w:tcPr>
            <w:tcW w:w="2250" w:type="dxa"/>
            <w:vAlign w:val="center"/>
          </w:tcPr>
          <w:p w14:paraId="1997F9CC" w14:textId="69FB5441" w:rsidR="00837A4D" w:rsidRDefault="00837A4D" w:rsidP="00837A4D">
            <w:pPr>
              <w:pStyle w:val="BodyText"/>
              <w:spacing w:before="0" w:after="0"/>
              <w:cnfStyle w:val="000000000000" w:firstRow="0" w:lastRow="0" w:firstColumn="0" w:lastColumn="0" w:oddVBand="0" w:evenVBand="0" w:oddHBand="0" w:evenHBand="0" w:firstRowFirstColumn="0" w:firstRowLastColumn="0" w:lastRowFirstColumn="0" w:lastRowLastColumn="0"/>
            </w:pPr>
            <w:r>
              <w:t>Ruling party weak</w:t>
            </w:r>
          </w:p>
        </w:tc>
        <w:tc>
          <w:tcPr>
            <w:tcW w:w="6228" w:type="dxa"/>
            <w:vMerge/>
          </w:tcPr>
          <w:p w14:paraId="7656B9AF" w14:textId="77777777" w:rsidR="00837A4D" w:rsidRDefault="00837A4D" w:rsidP="00B3529C">
            <w:pPr>
              <w:pStyle w:val="BodyText"/>
              <w:spacing w:before="0" w:after="0"/>
              <w:cnfStyle w:val="000000000000" w:firstRow="0" w:lastRow="0" w:firstColumn="0" w:lastColumn="0" w:oddVBand="0" w:evenVBand="0" w:oddHBand="0" w:evenHBand="0" w:firstRowFirstColumn="0" w:firstRowLastColumn="0" w:lastRowFirstColumn="0" w:lastRowLastColumn="0"/>
            </w:pPr>
          </w:p>
        </w:tc>
      </w:tr>
    </w:tbl>
    <w:p w14:paraId="715F01FF" w14:textId="4EC33C03" w:rsidR="00B3529C" w:rsidRDefault="00B3529C" w:rsidP="00B3529C">
      <w:pPr>
        <w:autoSpaceDE w:val="0"/>
        <w:autoSpaceDN w:val="0"/>
        <w:adjustRightInd w:val="0"/>
        <w:spacing w:after="0"/>
        <w:rPr>
          <w:rFonts w:ascii="LMRoman10-Bold-Identity-H" w:eastAsia="LMRoman10-Regular-Identity-H" w:hAnsi="LMRoman10-Bold-Identity-H" w:cs="LMRoman10-Bold-Identity-H"/>
          <w:b/>
          <w:bCs/>
          <w:sz w:val="20"/>
          <w:szCs w:val="20"/>
        </w:rPr>
      </w:pPr>
    </w:p>
    <w:p w14:paraId="700DB5DA" w14:textId="330BB0EA" w:rsidR="000D0D0A" w:rsidRDefault="00000000">
      <w:pPr>
        <w:pStyle w:val="BodyText"/>
      </w:pPr>
      <w:r>
        <w:t xml:space="preserve">In the following subsections, we describe three aspects of the conceptualization process, using mapping software to illustrate how V-Dem data can be visualized in Colombia. </w:t>
      </w:r>
      <w:r w:rsidRPr="00E307C7">
        <w:rPr>
          <w:highlight w:val="yellow"/>
          <w:rPrChange w:id="26" w:author="Scott Mainwaring" w:date="2024-05-12T12:04:00Z">
            <w:rPr/>
          </w:rPrChange>
        </w:rPr>
        <w:t xml:space="preserve">First, we compare the use of binary versus continuous data, using the example of rurality. Both binary and continuous data can be interacted with V-Dem coder scores to produce rough estimates of the degree to which coders agree that this variable is relevant. We prefer continuous data where possible because this produces more specific calculations at the </w:t>
      </w:r>
      <w:proofErr w:type="gramStart"/>
      <w:r w:rsidRPr="00E307C7">
        <w:rPr>
          <w:highlight w:val="yellow"/>
          <w:rPrChange w:id="27" w:author="Scott Mainwaring" w:date="2024-05-12T12:04:00Z">
            <w:rPr/>
          </w:rPrChange>
        </w:rPr>
        <w:t>subnational-</w:t>
      </w:r>
      <w:commentRangeStart w:id="28"/>
      <w:r w:rsidRPr="00E307C7">
        <w:rPr>
          <w:highlight w:val="yellow"/>
          <w:rPrChange w:id="29" w:author="Scott Mainwaring" w:date="2024-05-12T12:04:00Z">
            <w:rPr/>
          </w:rPrChange>
        </w:rPr>
        <w:t>level</w:t>
      </w:r>
      <w:commentRangeEnd w:id="28"/>
      <w:proofErr w:type="gramEnd"/>
      <w:r w:rsidR="00E307C7">
        <w:rPr>
          <w:rStyle w:val="CommentReference"/>
        </w:rPr>
        <w:commentReference w:id="28"/>
      </w:r>
      <w:r w:rsidRPr="00E307C7">
        <w:rPr>
          <w:highlight w:val="yellow"/>
          <w:rPrChange w:id="30" w:author="Scott Mainwaring" w:date="2024-05-12T12:04:00Z">
            <w:rPr/>
          </w:rPrChange>
        </w:rPr>
        <w:t>.</w:t>
      </w:r>
      <w:r>
        <w:t xml:space="preserve"> Second, we compare the relative confidence that V-Dem coders have with respect to the two dimensions of democracy in V-Dem’s subnational survey questions: elections and civil liberties. Using the example of distance from Bogotá, coders appear to be less confident in the relevance of distance from Bogotá for elections than for civil liberties. </w:t>
      </w:r>
      <w:r w:rsidRPr="00D905C6">
        <w:t xml:space="preserve">Finally, we demonstrate how positive and negative values of V-Dem’s elections and civil liberties data can be layered to show roughly which regions of the country have stronger or </w:t>
      </w:r>
      <w:r w:rsidRPr="00D905C6">
        <w:lastRenderedPageBreak/>
        <w:t>weaker subnational democracy. We use the example of regional categories to show that the North appears more democratic than the Southern region, according to coders.</w:t>
      </w:r>
    </w:p>
    <w:p w14:paraId="59066CD9" w14:textId="5B443463" w:rsidR="000D0D0A" w:rsidRDefault="00000000" w:rsidP="006B61ED">
      <w:pPr>
        <w:pStyle w:val="Heading2"/>
        <w:numPr>
          <w:ilvl w:val="1"/>
          <w:numId w:val="3"/>
        </w:numPr>
      </w:pPr>
      <w:bookmarkStart w:id="31" w:name="X8cd2932a3471ca4df729da076169ece0575e57d"/>
      <w:r>
        <w:t>Continuous over binary measures: the example of rurality</w:t>
      </w:r>
    </w:p>
    <w:p w14:paraId="668A9606" w14:textId="77777777" w:rsidR="000D0D0A" w:rsidRDefault="00000000">
      <w:pPr>
        <w:pStyle w:val="FirstParagraph"/>
      </w:pPr>
      <w:r>
        <w:t>Most of the subnational V-Dem indicators can be measured as matters of degree: income, population density, strength of the ruling party, etc. The only criteria that are left binary are the categories of North, South, West, and East (although even these could be measured as fuzzy sets). What are the advantages and disadvantages of using one or the other?</w:t>
      </w:r>
    </w:p>
    <w:p w14:paraId="6DAA522C" w14:textId="61CB4A86" w:rsidR="000D0D0A" w:rsidRDefault="00000000">
      <w:pPr>
        <w:pStyle w:val="BodyText"/>
      </w:pPr>
      <w:r>
        <w:t xml:space="preserve">To compare </w:t>
      </w:r>
      <w:r w:rsidRPr="009F1FCE">
        <w:rPr>
          <w:highlight w:val="yellow"/>
          <w:rPrChange w:id="32" w:author="Scott Mainwaring" w:date="2024-05-12T12:06:00Z">
            <w:rPr/>
          </w:rPrChange>
        </w:rPr>
        <w:t xml:space="preserve">these </w:t>
      </w:r>
      <w:commentRangeStart w:id="33"/>
      <w:r w:rsidRPr="009F1FCE">
        <w:rPr>
          <w:highlight w:val="yellow"/>
          <w:rPrChange w:id="34" w:author="Scott Mainwaring" w:date="2024-05-12T12:06:00Z">
            <w:rPr/>
          </w:rPrChange>
        </w:rPr>
        <w:t>measures</w:t>
      </w:r>
      <w:commentRangeEnd w:id="33"/>
      <w:r w:rsidR="009F1FCE">
        <w:rPr>
          <w:rStyle w:val="CommentReference"/>
        </w:rPr>
        <w:commentReference w:id="33"/>
      </w:r>
      <w:r>
        <w:t xml:space="preserve">, we take as an example </w:t>
      </w:r>
      <w:r w:rsidRPr="009F1FCE">
        <w:rPr>
          <w:highlight w:val="yellow"/>
          <w:rPrChange w:id="35" w:author="Scott Mainwaring" w:date="2024-05-12T12:08:00Z">
            <w:rPr/>
          </w:rPrChange>
        </w:rPr>
        <w:t xml:space="preserve">V-Dem’s survey question asking about elections and civil liberties in rural </w:t>
      </w:r>
      <w:commentRangeStart w:id="36"/>
      <w:r w:rsidRPr="009F1FCE">
        <w:rPr>
          <w:highlight w:val="yellow"/>
          <w:rPrChange w:id="37" w:author="Scott Mainwaring" w:date="2024-05-12T12:08:00Z">
            <w:rPr/>
          </w:rPrChange>
        </w:rPr>
        <w:t>locations</w:t>
      </w:r>
      <w:commentRangeEnd w:id="36"/>
      <w:r w:rsidR="00F60841">
        <w:rPr>
          <w:rStyle w:val="CommentReference"/>
        </w:rPr>
        <w:commentReference w:id="36"/>
      </w:r>
      <w:r>
        <w:t>. Rurality can be measured in many ways. The World Bank’s Rural Access Index (RAI)</w:t>
      </w:r>
      <w:r>
        <w:rPr>
          <w:rStyle w:val="FootnoteReference"/>
        </w:rPr>
        <w:footnoteReference w:id="4"/>
      </w:r>
      <w:r>
        <w:t xml:space="preserve"> or European Commission’s Global Human Settlement Layer (GHSL)</w:t>
      </w:r>
      <w:r>
        <w:rPr>
          <w:rStyle w:val="FootnoteReference"/>
        </w:rPr>
        <w:footnoteReference w:id="5"/>
      </w:r>
      <w:r>
        <w:t xml:space="preserve"> are exemplary GIS-based approaches. Waldorf and Kim (</w:t>
      </w:r>
      <w:hyperlink w:anchor="ref-waldorf">
        <w:r>
          <w:rPr>
            <w:rStyle w:val="Hyperlink"/>
          </w:rPr>
          <w:t>n.d.</w:t>
        </w:r>
      </w:hyperlink>
      <w:r>
        <w:t>) create an index that considers population size, density, remoteness, and built-up areas. In Colombia, the National Statistics Administrative Department (DANE) uses a classification based on the Organization for Economic Co-operation and Development (OECD) criteria that defines rural territories as those with 150 or fewer persons per kilometer squared (</w:t>
      </w:r>
      <m:oMath>
        <m:r>
          <w:rPr>
            <w:rFonts w:ascii="Cambria Math" w:hAnsi="Cambria Math"/>
          </w:rPr>
          <m:t>k</m:t>
        </m:r>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Using </w:t>
      </w:r>
      <w:proofErr w:type="gramStart"/>
      <w:r>
        <w:t>this criteria</w:t>
      </w:r>
      <w:proofErr w:type="gramEnd"/>
      <w:r>
        <w:t xml:space="preserve">, the National Planning Department (DNP) finds that over 75% of Colombian municipalities do not meet the threshold of even 100 persons per </w:t>
      </w:r>
      <m:oMath>
        <m:r>
          <w:rPr>
            <w:rFonts w:ascii="Cambria Math" w:hAnsi="Cambria Math"/>
          </w:rPr>
          <m:t>k</m:t>
        </m:r>
        <m:sSup>
          <m:sSupPr>
            <m:ctrlPr>
              <w:rPr>
                <w:rFonts w:ascii="Cambria Math" w:hAnsi="Cambria Math"/>
              </w:rPr>
            </m:ctrlPr>
          </m:sSupPr>
          <m:e>
            <m:r>
              <w:rPr>
                <w:rFonts w:ascii="Cambria Math" w:hAnsi="Cambria Math"/>
              </w:rPr>
              <m:t>m</m:t>
            </m:r>
          </m:e>
          <m:sup>
            <m:r>
              <w:rPr>
                <w:rFonts w:ascii="Cambria Math" w:hAnsi="Cambria Math"/>
              </w:rPr>
              <m:t>2</m:t>
            </m:r>
          </m:sup>
        </m:sSup>
      </m:oMath>
      <w:r>
        <w:t>. From another perspective, DNP estimates that close to 4/5 of the population lives in urban centers. (</w:t>
      </w:r>
      <w:proofErr w:type="spellStart"/>
      <w:r>
        <w:fldChar w:fldCharType="begin"/>
      </w:r>
      <w:r>
        <w:instrText>HYPERLINK \l "ref-departamentonacionaldeplaneación2014" \h</w:instrText>
      </w:r>
      <w:r>
        <w:fldChar w:fldCharType="separate"/>
      </w:r>
      <w:r>
        <w:rPr>
          <w:rStyle w:val="Hyperlink"/>
        </w:rPr>
        <w:t>Departamento</w:t>
      </w:r>
      <w:proofErr w:type="spellEnd"/>
      <w:r>
        <w:rPr>
          <w:rStyle w:val="Hyperlink"/>
        </w:rPr>
        <w:t xml:space="preserve"> Nacional de </w:t>
      </w:r>
      <w:proofErr w:type="spellStart"/>
      <w:r>
        <w:rPr>
          <w:rStyle w:val="Hyperlink"/>
        </w:rPr>
        <w:t>Planeación</w:t>
      </w:r>
      <w:proofErr w:type="spellEnd"/>
      <w:r>
        <w:rPr>
          <w:rStyle w:val="Hyperlink"/>
        </w:rPr>
        <w:t xml:space="preserve"> 2014</w:t>
      </w:r>
      <w:r>
        <w:rPr>
          <w:rStyle w:val="Hyperlink"/>
        </w:rPr>
        <w:fldChar w:fldCharType="end"/>
      </w:r>
      <w:r>
        <w:t>)</w:t>
      </w:r>
    </w:p>
    <w:p w14:paraId="3A1F54B3" w14:textId="77777777" w:rsidR="000D0D0A" w:rsidRDefault="00000000">
      <w:pPr>
        <w:pStyle w:val="BodyText"/>
      </w:pPr>
      <w:r>
        <w:t xml:space="preserve">In this example, we opt for a demographic measure that considers the proportion of the municipal rural population over the total municipal population. This basic “Rurality Index” measure was created by the Economics Center for Development and Economy (CEDE) at </w:t>
      </w:r>
      <w:r>
        <w:rPr>
          <w:i/>
          <w:iCs/>
        </w:rPr>
        <w:t>Universidad de Los Andes</w:t>
      </w:r>
      <w:r>
        <w:t>, using official Census data from DANE. Additionally, the measure provides a continuous scale of municipal rurality that can facilitate cross-municipal comparison.</w:t>
      </w:r>
    </w:p>
    <w:p w14:paraId="5F013476" w14:textId="77777777" w:rsidR="000D0D0A" w:rsidRDefault="00000000">
      <w:pPr>
        <w:pStyle w:val="BodyText"/>
      </w:pPr>
      <w:r>
        <w:t xml:space="preserve">We can merge the Rurality Index with V-Dem scores in at least two </w:t>
      </w:r>
      <w:commentRangeStart w:id="38"/>
      <w:r>
        <w:t>ways</w:t>
      </w:r>
      <w:commentRangeEnd w:id="38"/>
      <w:r w:rsidR="00D905C6">
        <w:rPr>
          <w:rStyle w:val="CommentReference"/>
        </w:rPr>
        <w:commentReference w:id="38"/>
      </w:r>
      <w:r>
        <w:t xml:space="preserve">. One option is to create a threshold for rural places and assign V-Dem scores accordingly. For example, we could take the mid-point as a threshold for rural and urban municipalities: if more than half of the population is considered rural inhabitants, then the municipality is considered rural. This method provides a first </w:t>
      </w:r>
      <w:proofErr w:type="gramStart"/>
      <w:r>
        <w:t>cut, and</w:t>
      </w:r>
      <w:proofErr w:type="gramEnd"/>
      <w:r>
        <w:t xml:space="preserve"> may be more intuitive to interpret. On the other hand, this approach involves the setting of an arbitrary threshold that may produce misleading results, especially given the cases grouped around the threshold.</w:t>
      </w:r>
    </w:p>
    <w:p w14:paraId="4C46801D" w14:textId="052AC627" w:rsidR="000D0D0A" w:rsidRDefault="00000000">
      <w:pPr>
        <w:pStyle w:val="BodyText"/>
      </w:pPr>
      <w:r>
        <w:t xml:space="preserve">Another option is to interact the Rurality Index with V-Dem scores </w:t>
      </w:r>
      <w:ins w:id="39" w:author="Scott Mainwaring" w:date="2024-05-12T12:09:00Z">
        <w:r w:rsidR="009F1FCE">
          <w:t xml:space="preserve">for </w:t>
        </w:r>
      </w:ins>
      <w:ins w:id="40" w:author="Scott Mainwaring" w:date="2024-05-12T15:17:00Z">
        <w:r w:rsidR="00D905C6">
          <w:t xml:space="preserve">which areas of the country are less or more democratic </w:t>
        </w:r>
      </w:ins>
      <w:r>
        <w:t>and preserve the continuous nature of the data. We call this the Cumulative Distribution Function (CDF) approach because it creates a normalized value for the variable that can be interacted with V-Dem scores systematically.</w:t>
      </w:r>
    </w:p>
    <w:p w14:paraId="47ADABEE" w14:textId="77777777" w:rsidR="000D0D0A" w:rsidRDefault="00000000">
      <w:pPr>
        <w:pStyle w:val="CaptionedFigure"/>
      </w:pPr>
      <w:r>
        <w:rPr>
          <w:noProof/>
        </w:rPr>
        <w:lastRenderedPageBreak/>
        <w:drawing>
          <wp:inline distT="0" distB="0" distL="0" distR="0" wp14:anchorId="15106453" wp14:editId="30E57741">
            <wp:extent cx="5334000" cy="3556000"/>
            <wp:effectExtent l="0" t="0" r="0" b="0"/>
            <wp:docPr id="35" name="Picture" descr="Example plots showing V-Dem scores applied to levels of rurality."/>
            <wp:cNvGraphicFramePr/>
            <a:graphic xmlns:a="http://schemas.openxmlformats.org/drawingml/2006/main">
              <a:graphicData uri="http://schemas.openxmlformats.org/drawingml/2006/picture">
                <pic:pic xmlns:pic="http://schemas.openxmlformats.org/drawingml/2006/picture">
                  <pic:nvPicPr>
                    <pic:cNvPr id="36" name="Picture" descr="Figs/V18_0vdem-plot-1.png"/>
                    <pic:cNvPicPr>
                      <a:picLocks noChangeAspect="1" noChangeArrowheads="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14:paraId="6CA9A9AB" w14:textId="6BFC1975" w:rsidR="000D0D0A" w:rsidRDefault="005A5B06" w:rsidP="005A5B06">
      <w:pPr>
        <w:pStyle w:val="ImageCaption"/>
        <w:jc w:val="center"/>
      </w:pPr>
      <w:r>
        <w:t>Figure 1. Example plots showing V-Dem scores applied to levels of rurality.</w:t>
      </w:r>
    </w:p>
    <w:p w14:paraId="43DEE7A7" w14:textId="0469ED12" w:rsidR="000D0D0A" w:rsidRDefault="00000000">
      <w:pPr>
        <w:pStyle w:val="BodyText"/>
      </w:pPr>
      <w:r>
        <w:t>Figure 1 maps the results of these two approaches using the question: “How would you describe the areas of the country in which elections are significantly less free and fair” (</w:t>
      </w:r>
      <w:r>
        <w:rPr>
          <w:rStyle w:val="VerbatimChar"/>
        </w:rPr>
        <w:t>v2elsnlfc</w:t>
      </w:r>
      <w:r>
        <w:t xml:space="preserve">), and only looking at option #0: Rural. On the left side is the threshold approach and on the right side is the CDF approach. Clearly, the CDF approach provides much more detail than the threshold approach, which can only provide a simple visualization of areas categorized as rural. </w:t>
      </w:r>
      <w:del w:id="41" w:author="Scott Mainwaring" w:date="2024-05-12T15:19:00Z">
        <w:r w:rsidDel="00D905C6">
          <w:delText>At the same time, t</w:delText>
        </w:r>
      </w:del>
      <w:ins w:id="42" w:author="Scott Mainwaring" w:date="2024-05-12T15:19:00Z">
        <w:r w:rsidR="00D905C6">
          <w:t>T</w:t>
        </w:r>
      </w:ins>
      <w:r>
        <w:t xml:space="preserve">he CDF approach creates a new continuous measure that is less straightforward to interpret. </w:t>
      </w:r>
      <w:del w:id="43" w:author="Scott Mainwaring" w:date="2024-05-12T15:19:00Z">
        <w:r w:rsidDel="00D905C6">
          <w:delText>The CDF</w:delText>
        </w:r>
      </w:del>
      <w:ins w:id="44" w:author="Scott Mainwaring" w:date="2024-05-12T15:19:00Z">
        <w:r w:rsidR="00D905C6">
          <w:t>It</w:t>
        </w:r>
      </w:ins>
      <w:r>
        <w:t xml:space="preserve"> transforms the </w:t>
      </w:r>
      <w:r>
        <w:rPr>
          <w:rStyle w:val="VerbatimChar"/>
        </w:rPr>
        <w:t>0.875</w:t>
      </w:r>
      <w:r>
        <w:t xml:space="preserve"> proportion recorded in V-Dem for this year in Colombia and, when interacted with the Rurality Index, creates a variable whose municipal-level values range from </w:t>
      </w:r>
      <w:r>
        <w:rPr>
          <w:rStyle w:val="VerbatimChar"/>
        </w:rPr>
        <w:t>0.438</w:t>
      </w:r>
      <w:r>
        <w:t xml:space="preserve"> to </w:t>
      </w:r>
      <w:r>
        <w:rPr>
          <w:rStyle w:val="VerbatimChar"/>
        </w:rPr>
        <w:t>0.</w:t>
      </w:r>
      <w:commentRangeStart w:id="45"/>
      <w:r>
        <w:rPr>
          <w:rStyle w:val="VerbatimChar"/>
        </w:rPr>
        <w:t>736</w:t>
      </w:r>
      <w:commentRangeEnd w:id="45"/>
      <w:r w:rsidR="00D905C6">
        <w:rPr>
          <w:rStyle w:val="CommentReference"/>
        </w:rPr>
        <w:commentReference w:id="45"/>
      </w:r>
      <w:r>
        <w:t>. The benefit of using this variable</w:t>
      </w:r>
      <w:del w:id="46" w:author="Scott Mainwaring" w:date="2024-05-12T15:19:00Z">
        <w:r w:rsidDel="00D905C6">
          <w:delText>, however,</w:delText>
        </w:r>
      </w:del>
      <w:r>
        <w:t xml:space="preserve"> is that it provides a granular and demographically informed estimate of the association between rurality and less free and fair elections. Because it is a normalized measure, this new estimate can be compared with the normalized values for other responses, resulting in a municipal-level estimate based on V-Dem experts’ assessments of the background concept’s relevance.</w:t>
      </w:r>
    </w:p>
    <w:p w14:paraId="5969C61C" w14:textId="77777777" w:rsidR="000D0D0A" w:rsidRDefault="00000000">
      <w:pPr>
        <w:pStyle w:val="BodyText"/>
      </w:pPr>
      <w:r>
        <w:t>Of course, these composite municipal-level scores are skewed by our conceptualization of rurality. In this example, we used a demographic measure–the Rurality Index–that relies on Census-defined parameters of what constitutes a rural inhabitant or not. Census measures may vary across countries, so the use of this measure may limit its use for cross-national comparative analysis. Nonetheless, as opposed to the threshold approach, the CDF approach takes advantage of the continuous nature of available data. Robustness checks using other continuous measures of rurality or urbanization would provide more confidence in the CDF approach going forward.</w:t>
      </w:r>
    </w:p>
    <w:p w14:paraId="49E21536" w14:textId="3982D035" w:rsidR="000D0D0A" w:rsidRDefault="00000000" w:rsidP="006B61ED">
      <w:pPr>
        <w:pStyle w:val="Heading2"/>
        <w:numPr>
          <w:ilvl w:val="1"/>
          <w:numId w:val="3"/>
        </w:numPr>
      </w:pPr>
      <w:bookmarkStart w:id="47" w:name="X5a91499b602e7eeaa7ae6d946db5f4f116b13ca"/>
      <w:bookmarkEnd w:id="31"/>
      <w:r>
        <w:lastRenderedPageBreak/>
        <w:t>Interpreting coder confidence: the case of distance to the capital city</w:t>
      </w:r>
    </w:p>
    <w:p w14:paraId="015487D2" w14:textId="77777777" w:rsidR="000D0D0A" w:rsidRDefault="00000000">
      <w:pPr>
        <w:pStyle w:val="FirstParagraph"/>
      </w:pPr>
      <w:r>
        <w:t>Subnational V-Dem data can be used to examine divergences in the degree of confidence across elections or civil liberty questions. To demonstrate this cross-question comparison subnationally, we can consider variables #4-5 which ask how elections or civil liberties vary “Inside / Outside the capital city.” In the context of the V-Dem survey, which is cross-national, respondents may reasonably interpret this question to refer to the national capital (Bogotá). CEDE (University of Los Andes) also provides a measure for this variable (linear distance in kilometers) for which we can merge V-Dem data using the CDF approach. Although the survey asks two questions, the first (“Inside the capital city”) is one extreme of the second (“Outside”), so we create one continuous variable that reflects the relative proximity of municipalities from Bogotá.</w:t>
      </w:r>
    </w:p>
    <w:p w14:paraId="22EB368B" w14:textId="77777777" w:rsidR="000D0D0A" w:rsidRDefault="00000000">
      <w:pPr>
        <w:pStyle w:val="CaptionedFigure"/>
      </w:pPr>
      <w:r>
        <w:rPr>
          <w:noProof/>
        </w:rPr>
        <w:drawing>
          <wp:inline distT="0" distB="0" distL="0" distR="0" wp14:anchorId="6E1CCDCE" wp14:editId="621045D4">
            <wp:extent cx="5334000" cy="3556000"/>
            <wp:effectExtent l="0" t="0" r="0" b="0"/>
            <wp:docPr id="39" name="Picture" descr="Example plots showing V-Dem scores applied to distance from capital city."/>
            <wp:cNvGraphicFramePr/>
            <a:graphic xmlns:a="http://schemas.openxmlformats.org/drawingml/2006/main">
              <a:graphicData uri="http://schemas.openxmlformats.org/drawingml/2006/picture">
                <pic:pic xmlns:pic="http://schemas.openxmlformats.org/drawingml/2006/picture">
                  <pic:nvPicPr>
                    <pic:cNvPr id="40" name="Picture" descr="Figs/V18_4-5_vdem-plot-1.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34982F44" w14:textId="76B626D3" w:rsidR="000D0D0A" w:rsidRDefault="005A5B06" w:rsidP="005A5B06">
      <w:pPr>
        <w:pStyle w:val="ImageCaption"/>
        <w:jc w:val="center"/>
      </w:pPr>
      <w:r>
        <w:t>Figure 2. Example plots showing V-Dem scores applied to distance from capital city.</w:t>
      </w:r>
    </w:p>
    <w:p w14:paraId="4D5A0E98" w14:textId="77777777" w:rsidR="000D0D0A" w:rsidRDefault="00000000">
      <w:pPr>
        <w:pStyle w:val="BodyText"/>
      </w:pPr>
      <w:r>
        <w:t xml:space="preserve">Figure 2 compares two survey questions: where elections or less free and fair, and where civil liberties are weaker. The proportions for inside versus outside the capital city range from </w:t>
      </w:r>
      <w:r>
        <w:rPr>
          <w:rStyle w:val="VerbatimChar"/>
        </w:rPr>
        <w:t>0 - 0.375</w:t>
      </w:r>
      <w:r>
        <w:t xml:space="preserve"> for less free elections, and from </w:t>
      </w:r>
      <w:r>
        <w:rPr>
          <w:rStyle w:val="VerbatimChar"/>
        </w:rPr>
        <w:t>0 - 0.600</w:t>
      </w:r>
      <w:r>
        <w:t xml:space="preserve"> for weaker civil liberties, respectively. When we map the product of the continuous measure of distance from the capital with both proportions, we see a clear difference in the salience of this criterion for elections compared to civil liberties. The contrasting gradients show the degree to which respondents are more confident civil liberties are weaker outside the capital city than they are that elections are less free and fair according to this criterion.</w:t>
      </w:r>
    </w:p>
    <w:p w14:paraId="12EEB8F9" w14:textId="564F5657" w:rsidR="000D0D0A" w:rsidRDefault="00000000" w:rsidP="006B61ED">
      <w:pPr>
        <w:pStyle w:val="Heading2"/>
        <w:numPr>
          <w:ilvl w:val="1"/>
          <w:numId w:val="3"/>
        </w:numPr>
      </w:pPr>
      <w:bookmarkStart w:id="48" w:name="X8e2d5d6810537c56f3f180b232fd6f573499f1b"/>
      <w:bookmarkEnd w:id="47"/>
      <w:r>
        <w:lastRenderedPageBreak/>
        <w:t>Layering dimensions of democracy: the case of regional variation</w:t>
      </w:r>
    </w:p>
    <w:p w14:paraId="6B3AD8DC" w14:textId="77777777" w:rsidR="000D0D0A" w:rsidRDefault="00000000">
      <w:pPr>
        <w:pStyle w:val="FirstParagraph"/>
      </w:pPr>
      <w:r>
        <w:t>In addition to facilitating comparison for these conceptual questions, one important advantage to using mapping software is the use of layers. Layers can be used to produce composite images reflecting values from more than one variable. For example, the proportional values for less free and fair elections and weak civil liberties by region can produce a rough composite image of lower levels of subnational democracy.</w:t>
      </w:r>
    </w:p>
    <w:p w14:paraId="4B9E56CC" w14:textId="77777777" w:rsidR="000D0D0A" w:rsidRDefault="00000000">
      <w:pPr>
        <w:pStyle w:val="BodyText"/>
      </w:pPr>
      <w:r>
        <w:t xml:space="preserve">Although most criteria in the subnational V-Dem questions can be conceptualized using continuous measures, criteria #6-9 ask respondents to assess elections or civil liberties across four cardinal directions: North, South, West, and East. Rather than using four cardinal regions in Colombia, DANE classifies the country into six “macro-regions”: a) Caribe, b) </w:t>
      </w:r>
      <w:proofErr w:type="spellStart"/>
      <w:r>
        <w:t>Eje</w:t>
      </w:r>
      <w:proofErr w:type="spellEnd"/>
      <w:r>
        <w:t xml:space="preserve"> </w:t>
      </w:r>
      <w:proofErr w:type="spellStart"/>
      <w:r>
        <w:t>Cafetero</w:t>
      </w:r>
      <w:proofErr w:type="spellEnd"/>
      <w:r>
        <w:t xml:space="preserve"> (Antioquia), c) Centro Oriente, d) Llano, e) Sur, and f) </w:t>
      </w:r>
      <w:proofErr w:type="spellStart"/>
      <w:r>
        <w:t>Pacifico</w:t>
      </w:r>
      <w:proofErr w:type="spellEnd"/>
      <w:r>
        <w:t xml:space="preserve"> (</w:t>
      </w:r>
      <w:hyperlink w:anchor="ref-dane-i">
        <w:r>
          <w:rPr>
            <w:rStyle w:val="Hyperlink"/>
          </w:rPr>
          <w:t xml:space="preserve">“DANE - </w:t>
        </w:r>
        <w:proofErr w:type="spellStart"/>
        <w:r>
          <w:rPr>
            <w:rStyle w:val="Hyperlink"/>
          </w:rPr>
          <w:t>información</w:t>
        </w:r>
        <w:proofErr w:type="spellEnd"/>
        <w:r>
          <w:rPr>
            <w:rStyle w:val="Hyperlink"/>
          </w:rPr>
          <w:t xml:space="preserve"> del DANE para la </w:t>
        </w:r>
        <w:proofErr w:type="spellStart"/>
        <w:r>
          <w:rPr>
            <w:rStyle w:val="Hyperlink"/>
          </w:rPr>
          <w:t>toma</w:t>
        </w:r>
        <w:proofErr w:type="spellEnd"/>
        <w:r>
          <w:rPr>
            <w:rStyle w:val="Hyperlink"/>
          </w:rPr>
          <w:t xml:space="preserve"> de </w:t>
        </w:r>
        <w:proofErr w:type="spellStart"/>
        <w:r>
          <w:rPr>
            <w:rStyle w:val="Hyperlink"/>
          </w:rPr>
          <w:t>decisiones</w:t>
        </w:r>
        <w:proofErr w:type="spellEnd"/>
        <w:r>
          <w:rPr>
            <w:rStyle w:val="Hyperlink"/>
          </w:rPr>
          <w:t xml:space="preserve"> en </w:t>
        </w:r>
        <w:proofErr w:type="spellStart"/>
        <w:r>
          <w:rPr>
            <w:rStyle w:val="Hyperlink"/>
          </w:rPr>
          <w:t>departamentos</w:t>
        </w:r>
        <w:proofErr w:type="spellEnd"/>
        <w:r>
          <w:rPr>
            <w:rStyle w:val="Hyperlink"/>
          </w:rPr>
          <w:t xml:space="preserve"> y </w:t>
        </w:r>
        <w:proofErr w:type="spellStart"/>
        <w:r>
          <w:rPr>
            <w:rStyle w:val="Hyperlink"/>
          </w:rPr>
          <w:t>ciudades</w:t>
        </w:r>
        <w:proofErr w:type="spellEnd"/>
        <w:r>
          <w:rPr>
            <w:rStyle w:val="Hyperlink"/>
          </w:rPr>
          <w:t xml:space="preserve"> </w:t>
        </w:r>
        <w:proofErr w:type="spellStart"/>
        <w:r>
          <w:rPr>
            <w:rStyle w:val="Hyperlink"/>
          </w:rPr>
          <w:t>capitales</w:t>
        </w:r>
        <w:proofErr w:type="spellEnd"/>
        <w:r>
          <w:rPr>
            <w:rStyle w:val="Hyperlink"/>
          </w:rPr>
          <w:t>” n.d.</w:t>
        </w:r>
      </w:hyperlink>
      <w:r>
        <w:t>).</w:t>
      </w:r>
      <w:r>
        <w:rPr>
          <w:rStyle w:val="FootnoteReference"/>
        </w:rPr>
        <w:footnoteReference w:id="6"/>
      </w:r>
      <w:r>
        <w:t xml:space="preserve"> We group the six macro-regions in the following manner: a)-b) as “North”; c)-d) as “East”; e) as “South”; and f) as “West”.</w:t>
      </w:r>
    </w:p>
    <w:p w14:paraId="1474B916" w14:textId="77777777" w:rsidR="000D0D0A" w:rsidRDefault="00000000">
      <w:pPr>
        <w:pStyle w:val="CaptionedFigure"/>
      </w:pPr>
      <w:r>
        <w:rPr>
          <w:noProof/>
        </w:rPr>
        <w:drawing>
          <wp:inline distT="0" distB="0" distL="0" distR="0" wp14:anchorId="2553C8BC" wp14:editId="1A488B4C">
            <wp:extent cx="5334000" cy="3556000"/>
            <wp:effectExtent l="0" t="0" r="0" b="0"/>
            <wp:docPr id="45" name="Picture" descr="Example plots showing V-Dem scores applied to importance of region."/>
            <wp:cNvGraphicFramePr/>
            <a:graphic xmlns:a="http://schemas.openxmlformats.org/drawingml/2006/main">
              <a:graphicData uri="http://schemas.openxmlformats.org/drawingml/2006/picture">
                <pic:pic xmlns:pic="http://schemas.openxmlformats.org/drawingml/2006/picture">
                  <pic:nvPicPr>
                    <pic:cNvPr id="46" name="Picture" descr="Figs/V18_6-9_vdem-plot-1.png"/>
                    <pic:cNvPicPr>
                      <a:picLocks noChangeAspect="1" noChangeArrowheads="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p w14:paraId="5CED46D3" w14:textId="047FB63D" w:rsidR="000D0D0A" w:rsidRDefault="005A5B06" w:rsidP="005A5B06">
      <w:pPr>
        <w:pStyle w:val="ImageCaption"/>
        <w:jc w:val="center"/>
      </w:pPr>
      <w:r>
        <w:t>Figure 3: Example plots showing V-Dem scores applied to importance of region.</w:t>
      </w:r>
    </w:p>
    <w:p w14:paraId="15C2F195" w14:textId="77777777" w:rsidR="000D0D0A" w:rsidRDefault="00000000">
      <w:pPr>
        <w:pStyle w:val="BodyText"/>
      </w:pPr>
      <w:r>
        <w:lastRenderedPageBreak/>
        <w:t xml:space="preserve">Figure 3 depicts two sets of layers across the four regions as classified above </w:t>
      </w:r>
      <w:proofErr w:type="gramStart"/>
      <w:r>
        <w:t>in order to</w:t>
      </w:r>
      <w:proofErr w:type="gramEnd"/>
      <w:r>
        <w:t xml:space="preserve"> compare V-Dem’s democratic dimensions. There are only two variables involved in each map, so a simple mean is used to calculate the final scores. Under this method, the South is seen as less democratic than the North, although both proportional scales suggest that respondents’ confidence in these regional variations are low: the range for the mean of respondent agreement around less free and fair elections and weaker civil liberties is </w:t>
      </w:r>
      <w:r>
        <w:rPr>
          <w:rStyle w:val="VerbatimChar"/>
        </w:rPr>
        <w:t>0.175-0.375</w:t>
      </w:r>
      <w:r>
        <w:t xml:space="preserve"> while the range for the mean of respondent agreement around more free and fair elections and stronger civil liberties is </w:t>
      </w:r>
      <w:r>
        <w:rPr>
          <w:rStyle w:val="VerbatimChar"/>
        </w:rPr>
        <w:t>0.000-0.278</w:t>
      </w:r>
      <w:r>
        <w:t>.</w:t>
      </w:r>
    </w:p>
    <w:p w14:paraId="72BAAE4D" w14:textId="77777777" w:rsidR="000D0D0A" w:rsidRDefault="00000000">
      <w:pPr>
        <w:pStyle w:val="BodyText"/>
      </w:pPr>
      <w:r>
        <w:t xml:space="preserve">These three examples show how data from external sources can be interacted with 2018 V-Dem values in a straightforward manner. In these examples, we also included visualizations to demonstrate how each criteria appears depending on how V-Dem data is applied. However, this method provides only a piecemeal method of visualizing subnational democracy, rather than a composite image that integrates </w:t>
      </w:r>
      <w:proofErr w:type="gramStart"/>
      <w:r>
        <w:t>all of</w:t>
      </w:r>
      <w:proofErr w:type="gramEnd"/>
      <w:r>
        <w:t xml:space="preserve"> the factors at once. Once data are collected for each of the criteria used by V-Dem, we must find a way to combine these factors in a systematic and informed way. For these reasons, in the following section we turn to the operationalization stage, where external data are reduced </w:t>
      </w:r>
      <w:proofErr w:type="gramStart"/>
      <w:r>
        <w:t>in order to</w:t>
      </w:r>
      <w:proofErr w:type="gramEnd"/>
      <w:r>
        <w:t xml:space="preserve"> identify key dimensions by which to weight the relative importance of each factor.</w:t>
      </w:r>
    </w:p>
    <w:p w14:paraId="7EBDC39E" w14:textId="1F83E9DD" w:rsidR="000D0D0A" w:rsidRDefault="00000000" w:rsidP="006B61ED">
      <w:pPr>
        <w:pStyle w:val="Heading1"/>
        <w:numPr>
          <w:ilvl w:val="0"/>
          <w:numId w:val="3"/>
        </w:numPr>
      </w:pPr>
      <w:bookmarkStart w:id="49" w:name="operationalization-data-reduction"/>
      <w:bookmarkEnd w:id="14"/>
      <w:bookmarkEnd w:id="48"/>
      <w:r>
        <w:t>Operationalization: Data Reduction</w:t>
      </w:r>
    </w:p>
    <w:p w14:paraId="51068A25" w14:textId="77777777" w:rsidR="000D0D0A" w:rsidRDefault="00000000">
      <w:pPr>
        <w:pStyle w:val="FirstParagraph"/>
      </w:pPr>
      <w:r>
        <w:t xml:space="preserve">Each variable can be interacted with V-Dem data individually, but a measure of democracy that can compile these different features is more informative. In this section we use a data reduction measurement approach that allows for the use of multiple indicators without hindering the final aggregate measure of democracy at the municipal-level. </w:t>
      </w:r>
      <w:proofErr w:type="gramStart"/>
      <w:r>
        <w:t>In particular, we</w:t>
      </w:r>
      <w:proofErr w:type="gramEnd"/>
      <w:r>
        <w:t xml:space="preserve"> turn to factor analysis for informing our weighting strategy.</w:t>
      </w:r>
    </w:p>
    <w:p w14:paraId="02EE9020" w14:textId="77777777" w:rsidR="000D0D0A" w:rsidRDefault="00000000">
      <w:pPr>
        <w:pStyle w:val="BodyText"/>
      </w:pPr>
      <w:r>
        <w:t>Factor analysis uses the full data set of variables to group co-variates together into a reduced number of latent dimensions. This allows indicators to be treated as substitutable and, once grouped into latent dimensions, these factors can be aggregated with an additive or weighted average formula (</w:t>
      </w:r>
      <w:hyperlink w:anchor="ref-goertzSocialScienceConcepts2006">
        <w:r>
          <w:rPr>
            <w:rStyle w:val="Hyperlink"/>
          </w:rPr>
          <w:t>Goertz 2006</w:t>
        </w:r>
      </w:hyperlink>
      <w:r>
        <w:t xml:space="preserve">). The underlying logic is that strength on one dimension tends to compensate for weakness in another. This kind of relationship can be operationalized as a sum, an average, or a weighted average. </w:t>
      </w:r>
      <w:proofErr w:type="gramStart"/>
      <w:r>
        <w:t>Ideally</w:t>
      </w:r>
      <w:proofErr w:type="gramEnd"/>
      <w:r>
        <w:t xml:space="preserve"> we prefer weighted averages, as averages preserve the </w:t>
      </w:r>
      <w:r>
        <w:rPr>
          <w:rStyle w:val="VerbatimChar"/>
        </w:rPr>
        <w:t>0-1</w:t>
      </w:r>
      <w:r>
        <w:t xml:space="preserve"> range of values and weights employ a more relaxed assumption than “unweighted” averages, which actually enforce a strong assumption of equal weighting.</w:t>
      </w:r>
    </w:p>
    <w:p w14:paraId="151BD792" w14:textId="77777777" w:rsidR="000D0D0A" w:rsidRDefault="00000000">
      <w:pPr>
        <w:pStyle w:val="BodyText"/>
      </w:pPr>
      <w:r>
        <w:t>Factor analysis yields factor or component weights based on the commonalities among our criteria. This technique also allows us to evaluate whether it makes sense to treat all these criteria as unidimensional. If it does not, then we would do well to generate multiple indices that measure somewhat independent dimensions of democracy.</w:t>
      </w:r>
    </w:p>
    <w:p w14:paraId="6829BB81" w14:textId="77777777" w:rsidR="000D0D0A" w:rsidRDefault="00000000">
      <w:pPr>
        <w:pStyle w:val="BodyText"/>
      </w:pPr>
      <w:r>
        <w:t>The next section includes a description of the latent factors revealed by the factor analysis of the social and demographic data for Colombia in 2018. The following section describes how V-Dem data is integrated with the external municipal-level data using a weighting process informed by the factor analysis results.</w:t>
      </w:r>
    </w:p>
    <w:p w14:paraId="240B2EF0" w14:textId="5B8EC036" w:rsidR="000D0D0A" w:rsidRDefault="00000000" w:rsidP="006B61ED">
      <w:pPr>
        <w:pStyle w:val="Heading2"/>
        <w:numPr>
          <w:ilvl w:val="1"/>
          <w:numId w:val="3"/>
        </w:numPr>
      </w:pPr>
      <w:bookmarkStart w:id="50" w:name="Xf60eb8d9712a69327fa32104a4307eadf11e77e"/>
      <w:r>
        <w:lastRenderedPageBreak/>
        <w:t xml:space="preserve">Factor analysis: identifying latent factors in the </w:t>
      </w:r>
      <w:proofErr w:type="gramStart"/>
      <w:r>
        <w:t>data</w:t>
      </w:r>
      <w:proofErr w:type="gramEnd"/>
    </w:p>
    <w:p w14:paraId="5C147651" w14:textId="77777777" w:rsidR="000D0D0A" w:rsidRDefault="00000000">
      <w:pPr>
        <w:pStyle w:val="FirstParagraph"/>
      </w:pPr>
      <w:r>
        <w:t>Figure 4 depicts the results of the data reduction technique, revealing 4 latent factors corresponding to demographic and political attributes at the subnational level in Colombia for 2018. These dimensions can be characterized as such, with corresponding V-Dem criteria numbers listed in order of relative importance for each dimension in parentheses:</w:t>
      </w:r>
    </w:p>
    <w:p w14:paraId="180BE60F" w14:textId="77777777" w:rsidR="000D0D0A" w:rsidRDefault="00000000" w:rsidP="005A5B06">
      <w:pPr>
        <w:numPr>
          <w:ilvl w:val="0"/>
          <w:numId w:val="2"/>
        </w:numPr>
        <w:spacing w:after="0"/>
      </w:pPr>
      <w:r w:rsidRPr="005A5B06">
        <w:rPr>
          <w:b/>
          <w:bCs/>
        </w:rPr>
        <w:t>Factor 1</w:t>
      </w:r>
      <w:r>
        <w:t xml:space="preserve"> = Indigenous areas with less support for ruling party and distant from Bogotá (#14, #15-16, #4-5)</w:t>
      </w:r>
    </w:p>
    <w:p w14:paraId="1B857EC1" w14:textId="77777777" w:rsidR="000D0D0A" w:rsidRDefault="00000000" w:rsidP="005A5B06">
      <w:pPr>
        <w:numPr>
          <w:ilvl w:val="0"/>
          <w:numId w:val="2"/>
        </w:numPr>
        <w:spacing w:after="0"/>
      </w:pPr>
      <w:r w:rsidRPr="005A5B06">
        <w:rPr>
          <w:b/>
          <w:bCs/>
        </w:rPr>
        <w:t>Factor 2</w:t>
      </w:r>
      <w:r>
        <w:t xml:space="preserve"> = Densely populated, wealthy, ethnically diverse urban areas, with petty crime (#12, #2-3, #14, #0-1, #11)</w:t>
      </w:r>
    </w:p>
    <w:p w14:paraId="6B5C7985" w14:textId="77777777" w:rsidR="000D0D0A" w:rsidRDefault="00000000" w:rsidP="005A5B06">
      <w:pPr>
        <w:numPr>
          <w:ilvl w:val="0"/>
          <w:numId w:val="2"/>
        </w:numPr>
        <w:spacing w:after="0"/>
      </w:pPr>
      <w:r w:rsidRPr="005A5B06">
        <w:rPr>
          <w:b/>
          <w:bCs/>
        </w:rPr>
        <w:t>Factor 3</w:t>
      </w:r>
      <w:r>
        <w:t xml:space="preserve"> = Poor areas distant from Bogotá with less petty crime (#2-3, #4-5, #11)</w:t>
      </w:r>
    </w:p>
    <w:p w14:paraId="2B19CD86" w14:textId="02F807C1" w:rsidR="005A5B06" w:rsidRDefault="00000000" w:rsidP="005A5B06">
      <w:pPr>
        <w:numPr>
          <w:ilvl w:val="0"/>
          <w:numId w:val="2"/>
        </w:numPr>
        <w:spacing w:after="0"/>
      </w:pPr>
      <w:r w:rsidRPr="005A5B06">
        <w:rPr>
          <w:b/>
          <w:bCs/>
        </w:rPr>
        <w:t>Factor 4</w:t>
      </w:r>
      <w:r>
        <w:t xml:space="preserve"> = Areas with victims of violence and civil unrest (#10, #11)</w:t>
      </w:r>
    </w:p>
    <w:p w14:paraId="520C914C" w14:textId="77777777" w:rsidR="005A5B06" w:rsidRDefault="005A5B06" w:rsidP="005A5B06">
      <w:pPr>
        <w:spacing w:after="0"/>
      </w:pPr>
    </w:p>
    <w:p w14:paraId="2C33D25A" w14:textId="77777777" w:rsidR="000D0D0A" w:rsidRDefault="00000000">
      <w:pPr>
        <w:pStyle w:val="CaptionedFigure"/>
      </w:pPr>
      <w:r>
        <w:rPr>
          <w:noProof/>
        </w:rPr>
        <w:drawing>
          <wp:inline distT="0" distB="0" distL="0" distR="0" wp14:anchorId="6C14A285" wp14:editId="6EABC632">
            <wp:extent cx="5334000" cy="5334000"/>
            <wp:effectExtent l="0" t="0" r="0" b="0"/>
            <wp:docPr id="50" name="Picture" descr="Results from the Factor Analysis, mapped at the municipal-level"/>
            <wp:cNvGraphicFramePr/>
            <a:graphic xmlns:a="http://schemas.openxmlformats.org/drawingml/2006/main">
              <a:graphicData uri="http://schemas.openxmlformats.org/drawingml/2006/picture">
                <pic:pic xmlns:pic="http://schemas.openxmlformats.org/drawingml/2006/picture">
                  <pic:nvPicPr>
                    <pic:cNvPr id="51" name="Picture" descr="analysis/2FAfigs/FA-4_map.png"/>
                    <pic:cNvPicPr>
                      <a:picLocks noChangeAspect="1" noChangeArrowheads="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14:paraId="5B19857C" w14:textId="537CC32A" w:rsidR="000D0D0A" w:rsidRDefault="005A5B06" w:rsidP="005A5B06">
      <w:pPr>
        <w:pStyle w:val="ImageCaption"/>
        <w:jc w:val="center"/>
      </w:pPr>
      <w:r>
        <w:t>Figure 4. Results from the Factor Analysis, mapped at the municipal-</w:t>
      </w:r>
      <w:proofErr w:type="gramStart"/>
      <w:r>
        <w:t>level</w:t>
      </w:r>
      <w:proofErr w:type="gramEnd"/>
    </w:p>
    <w:p w14:paraId="7D22C820" w14:textId="77777777" w:rsidR="000D0D0A" w:rsidRDefault="00000000">
      <w:pPr>
        <w:pStyle w:val="BodyText"/>
      </w:pPr>
      <w:r>
        <w:lastRenderedPageBreak/>
        <w:t xml:space="preserve">The total variance explained by these four factors is </w:t>
      </w:r>
      <w:r>
        <w:rPr>
          <w:rStyle w:val="VerbatimChar"/>
        </w:rPr>
        <w:t>76.2%</w:t>
      </w:r>
      <w:r>
        <w:t xml:space="preserve">. The results suggest that the first two factors explain nearly </w:t>
      </w:r>
      <w:r>
        <w:rPr>
          <w:rStyle w:val="VerbatimChar"/>
        </w:rPr>
        <w:t>50%</w:t>
      </w:r>
      <w:r>
        <w:t xml:space="preserve"> of the data variation. These factors–indigenous populations less supportive of the ruling party (at the time, right-wing President Ivan Duque) distant from Bogotá, and wealthy economically developed areas–suggest a split along rural and urban, </w:t>
      </w:r>
      <w:proofErr w:type="gramStart"/>
      <w:r>
        <w:t>poorer</w:t>
      </w:r>
      <w:proofErr w:type="gramEnd"/>
      <w:r>
        <w:t xml:space="preserve"> and richer, and perhaps areas dominated by indigenous and non-indigenous populations.</w:t>
      </w:r>
    </w:p>
    <w:p w14:paraId="3A646AE9" w14:textId="77777777" w:rsidR="000D0D0A" w:rsidRDefault="00000000">
      <w:pPr>
        <w:pStyle w:val="BodyText"/>
      </w:pPr>
      <w:r>
        <w:t>In terms of democratic theory, these splits may align with modernization arguments that urban, wealthy, and ethnically heterogeneous areas are associated with higher levels of democracy.</w:t>
      </w:r>
    </w:p>
    <w:p w14:paraId="39664D14" w14:textId="0A89DFE3" w:rsidR="000D0D0A" w:rsidRDefault="00000000" w:rsidP="006B61ED">
      <w:pPr>
        <w:pStyle w:val="Heading2"/>
        <w:numPr>
          <w:ilvl w:val="1"/>
          <w:numId w:val="3"/>
        </w:numPr>
      </w:pPr>
      <w:bookmarkStart w:id="51" w:name="X86c9ecda624a3e1eeed49d2fdf371e1004e3750"/>
      <w:bookmarkEnd w:id="50"/>
      <w:r>
        <w:t xml:space="preserve">Weighting V-Dem responses using factor </w:t>
      </w:r>
      <w:proofErr w:type="gramStart"/>
      <w:r>
        <w:t>scores</w:t>
      </w:r>
      <w:proofErr w:type="gramEnd"/>
    </w:p>
    <w:p w14:paraId="24A7C957" w14:textId="77777777" w:rsidR="000D0D0A" w:rsidRDefault="00000000">
      <w:pPr>
        <w:pStyle w:val="FirstParagraph"/>
      </w:pPr>
      <w:r>
        <w:t>In order produce a summary measure of a concept closer to “democracy,” we turn to the data in V-Dem. The factor analysis results can be used to weight the V-Dem scores at the municipal-level, but the V-Dem scores must be reduced as well.</w:t>
      </w:r>
    </w:p>
    <w:p w14:paraId="53E3D69C" w14:textId="77777777" w:rsidR="000D0D0A" w:rsidRDefault="00000000">
      <w:pPr>
        <w:pStyle w:val="BodyText"/>
      </w:pPr>
      <w:r>
        <w:t>As mentioned before, V-Dem subnational data is organized into two surveys: elections and civil liberties. These capture two of the most central criteria for polyarchy, according to Dahl (</w:t>
      </w:r>
      <w:hyperlink w:anchor="X1b2b73a91028f191661f9aec7f02b95af5140fa">
        <w:r>
          <w:rPr>
            <w:rStyle w:val="Hyperlink"/>
          </w:rPr>
          <w:t>1971</w:t>
        </w:r>
      </w:hyperlink>
      <w:r>
        <w:t>) . Within each survey, experts are asked to select from the 21 variables only those that are relevant for explaining either less free and fair elections or more free and fair elections, and the same for civil liberties: the variables that explain stronger or weaker civil liberties.</w:t>
      </w:r>
    </w:p>
    <w:p w14:paraId="66AD0DDD" w14:textId="77777777" w:rsidR="000D0D0A" w:rsidRDefault="00000000">
      <w:pPr>
        <w:pStyle w:val="BodyText"/>
      </w:pPr>
      <w:r>
        <w:t xml:space="preserve">The relative importance of the subnational survey variables for understanding elections or civil liberties, for Colombia in 2018, are summarized in Table 3. The first column includes the names for individual variables, columns 2 through 5 include the scores recorded in V-Dem, and columns 6 and 7 show the absolute values for each variable subtracting the less/weaker from more/stronger elections and civil liberties, respectively. As the table shows, some survey variables register high degrees of variation across elections and civil liberties (e.g., Rural or Urban, Economic development, Capital city, Civil unrest, Illicit activity) while others register relatively lower variation (e.g., North-South-West-East, Ruling party strong or weak). Note that extreme ends of the range (scores closer to </w:t>
      </w:r>
      <w:r>
        <w:rPr>
          <w:rStyle w:val="VerbatimChar"/>
        </w:rPr>
        <w:t>0</w:t>
      </w:r>
      <w:r>
        <w:t xml:space="preserve"> or closer to </w:t>
      </w:r>
      <w:r>
        <w:rPr>
          <w:rStyle w:val="VerbatimChar"/>
        </w:rPr>
        <w:t>1</w:t>
      </w:r>
      <w:r>
        <w:t xml:space="preserve">) indicate more agreement around the salience of a variable, and conversely, scores towards the middle (closer to </w:t>
      </w:r>
      <w:r>
        <w:rPr>
          <w:rStyle w:val="VerbatimChar"/>
        </w:rPr>
        <w:t>0.5</w:t>
      </w:r>
      <w:r>
        <w:t xml:space="preserve">) indicate lower amounts of consensus among coders. The absolute values reveal the estimated relative importance that each variable has for either dimension of democracy. Variables such as civil unrest, illicit activity, distance from the capital, rural and urban, or economic development appear to be more salient than the regional variables, population density, or support for ruling party. The higher average absolute score for civil liberties variables </w:t>
      </w:r>
      <w:proofErr w:type="gramStart"/>
      <w:r>
        <w:t>suggest</w:t>
      </w:r>
      <w:proofErr w:type="gramEnd"/>
      <w:r>
        <w:t xml:space="preserve"> that coders are more confident in their judgments around this dimension of democracy.</w:t>
      </w:r>
    </w:p>
    <w:p w14:paraId="5806DE5C" w14:textId="77777777" w:rsidR="00554755" w:rsidRDefault="00554755">
      <w:pPr>
        <w:pStyle w:val="BodyText"/>
      </w:pPr>
    </w:p>
    <w:p w14:paraId="3D39F33B" w14:textId="77777777" w:rsidR="00554755" w:rsidRDefault="00554755">
      <w:pPr>
        <w:pStyle w:val="BodyText"/>
      </w:pPr>
    </w:p>
    <w:p w14:paraId="51EBE9B0" w14:textId="77777777" w:rsidR="00554755" w:rsidRDefault="00554755">
      <w:pPr>
        <w:pStyle w:val="BodyText"/>
      </w:pPr>
    </w:p>
    <w:tbl>
      <w:tblPr>
        <w:tblW w:w="0" w:type="dxa"/>
        <w:tblCellSpacing w:w="15" w:type="dxa"/>
        <w:tblCellMar>
          <w:top w:w="15" w:type="dxa"/>
          <w:left w:w="15" w:type="dxa"/>
          <w:bottom w:w="15" w:type="dxa"/>
          <w:right w:w="15" w:type="dxa"/>
        </w:tblCellMar>
        <w:tblLook w:val="04E0" w:firstRow="1" w:lastRow="1" w:firstColumn="1" w:lastColumn="0" w:noHBand="0" w:noVBand="1"/>
      </w:tblPr>
      <w:tblGrid>
        <w:gridCol w:w="1942"/>
        <w:gridCol w:w="1354"/>
        <w:gridCol w:w="1460"/>
        <w:gridCol w:w="1360"/>
        <w:gridCol w:w="1267"/>
        <w:gridCol w:w="941"/>
        <w:gridCol w:w="969"/>
      </w:tblGrid>
      <w:tr w:rsidR="00554755" w:rsidRPr="00554755" w14:paraId="71780948" w14:textId="77777777" w:rsidTr="00554755">
        <w:trPr>
          <w:tblHeader/>
          <w:tblCellSpacing w:w="15" w:type="dxa"/>
        </w:trPr>
        <w:tc>
          <w:tcPr>
            <w:tcW w:w="0" w:type="auto"/>
            <w:gridSpan w:val="7"/>
            <w:tcBorders>
              <w:top w:val="nil"/>
              <w:left w:val="nil"/>
              <w:bottom w:val="nil"/>
              <w:right w:val="nil"/>
            </w:tcBorders>
            <w:vAlign w:val="center"/>
            <w:hideMark/>
          </w:tcPr>
          <w:p w14:paraId="524D1052" w14:textId="383FA743" w:rsidR="00554755" w:rsidRPr="00554755" w:rsidRDefault="00554755" w:rsidP="007038C6">
            <w:pPr>
              <w:jc w:val="center"/>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lastRenderedPageBreak/>
              <w:t>Table 3. V-Dem response scores for Colombia in 2018</w:t>
            </w:r>
          </w:p>
        </w:tc>
      </w:tr>
      <w:tr w:rsidR="00554755" w:rsidRPr="00554755" w14:paraId="2DF80068" w14:textId="77777777" w:rsidTr="00554755">
        <w:trPr>
          <w:tblHeader/>
          <w:tblCellSpacing w:w="15" w:type="dxa"/>
        </w:trPr>
        <w:tc>
          <w:tcPr>
            <w:tcW w:w="0" w:type="auto"/>
            <w:tcBorders>
              <w:bottom w:val="single" w:sz="4" w:space="0" w:color="auto"/>
            </w:tcBorders>
            <w:vAlign w:val="center"/>
            <w:hideMark/>
          </w:tcPr>
          <w:p w14:paraId="2508F3C9" w14:textId="77777777" w:rsidR="00554755" w:rsidRPr="00554755" w:rsidRDefault="00554755" w:rsidP="00554755">
            <w:pPr>
              <w:spacing w:after="0"/>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Variable </w:t>
            </w:r>
          </w:p>
        </w:tc>
        <w:tc>
          <w:tcPr>
            <w:tcW w:w="0" w:type="auto"/>
            <w:tcBorders>
              <w:bottom w:val="single" w:sz="4" w:space="0" w:color="auto"/>
            </w:tcBorders>
            <w:vAlign w:val="center"/>
            <w:hideMark/>
          </w:tcPr>
          <w:p w14:paraId="637D3DC2"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EL Less free </w:t>
            </w:r>
          </w:p>
        </w:tc>
        <w:tc>
          <w:tcPr>
            <w:tcW w:w="0" w:type="auto"/>
            <w:tcBorders>
              <w:bottom w:val="single" w:sz="4" w:space="0" w:color="auto"/>
            </w:tcBorders>
            <w:vAlign w:val="center"/>
            <w:hideMark/>
          </w:tcPr>
          <w:p w14:paraId="56B73037"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EL </w:t>
            </w:r>
            <w:proofErr w:type="gramStart"/>
            <w:r w:rsidRPr="00554755">
              <w:rPr>
                <w:rFonts w:ascii="Times New Roman" w:eastAsia="Times New Roman" w:hAnsi="Times New Roman" w:cs="Times New Roman"/>
                <w:b/>
                <w:bCs/>
                <w:color w:val="000000"/>
              </w:rPr>
              <w:t>More free</w:t>
            </w:r>
            <w:proofErr w:type="gramEnd"/>
            <w:r w:rsidRPr="00554755">
              <w:rPr>
                <w:rFonts w:ascii="Times New Roman" w:eastAsia="Times New Roman" w:hAnsi="Times New Roman" w:cs="Times New Roman"/>
                <w:b/>
                <w:bCs/>
                <w:color w:val="000000"/>
              </w:rPr>
              <w:t xml:space="preserve"> </w:t>
            </w:r>
          </w:p>
        </w:tc>
        <w:tc>
          <w:tcPr>
            <w:tcW w:w="0" w:type="auto"/>
            <w:tcBorders>
              <w:bottom w:val="single" w:sz="4" w:space="0" w:color="auto"/>
            </w:tcBorders>
            <w:vAlign w:val="center"/>
            <w:hideMark/>
          </w:tcPr>
          <w:p w14:paraId="4CC187AB"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CL Stronger </w:t>
            </w:r>
          </w:p>
        </w:tc>
        <w:tc>
          <w:tcPr>
            <w:tcW w:w="0" w:type="auto"/>
            <w:tcBorders>
              <w:bottom w:val="single" w:sz="4" w:space="0" w:color="auto"/>
            </w:tcBorders>
            <w:vAlign w:val="center"/>
            <w:hideMark/>
          </w:tcPr>
          <w:p w14:paraId="377E9538"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CL Weaker </w:t>
            </w:r>
          </w:p>
        </w:tc>
        <w:tc>
          <w:tcPr>
            <w:tcW w:w="0" w:type="auto"/>
            <w:tcBorders>
              <w:bottom w:val="single" w:sz="4" w:space="0" w:color="auto"/>
            </w:tcBorders>
            <w:vAlign w:val="center"/>
            <w:hideMark/>
          </w:tcPr>
          <w:p w14:paraId="0E2F66FB"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Abs(EL) </w:t>
            </w:r>
          </w:p>
        </w:tc>
        <w:tc>
          <w:tcPr>
            <w:tcW w:w="0" w:type="auto"/>
            <w:tcBorders>
              <w:bottom w:val="single" w:sz="4" w:space="0" w:color="auto"/>
            </w:tcBorders>
            <w:vAlign w:val="center"/>
            <w:hideMark/>
          </w:tcPr>
          <w:p w14:paraId="4B8E524C" w14:textId="77777777" w:rsidR="00554755" w:rsidRPr="00554755" w:rsidRDefault="00554755" w:rsidP="00554755">
            <w:pPr>
              <w:spacing w:after="0"/>
              <w:jc w:val="right"/>
              <w:rPr>
                <w:rFonts w:ascii="Times New Roman" w:eastAsia="Times New Roman" w:hAnsi="Times New Roman" w:cs="Times New Roman"/>
                <w:b/>
                <w:bCs/>
                <w:color w:val="000000"/>
              </w:rPr>
            </w:pPr>
            <w:r w:rsidRPr="00554755">
              <w:rPr>
                <w:rFonts w:ascii="Times New Roman" w:eastAsia="Times New Roman" w:hAnsi="Times New Roman" w:cs="Times New Roman"/>
                <w:b/>
                <w:bCs/>
                <w:color w:val="000000"/>
              </w:rPr>
              <w:t xml:space="preserve">Abs(CL) </w:t>
            </w:r>
          </w:p>
        </w:tc>
      </w:tr>
      <w:tr w:rsidR="00554755" w:rsidRPr="00554755" w14:paraId="2F2F1AC1" w14:textId="77777777" w:rsidTr="00554755">
        <w:trPr>
          <w:tblCellSpacing w:w="15" w:type="dxa"/>
        </w:trPr>
        <w:tc>
          <w:tcPr>
            <w:tcW w:w="0" w:type="auto"/>
            <w:vAlign w:val="center"/>
            <w:hideMark/>
          </w:tcPr>
          <w:p w14:paraId="1E34649C"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Rural </w:t>
            </w:r>
          </w:p>
        </w:tc>
        <w:tc>
          <w:tcPr>
            <w:tcW w:w="0" w:type="auto"/>
            <w:vAlign w:val="center"/>
            <w:hideMark/>
          </w:tcPr>
          <w:p w14:paraId="5B046B7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539AC5C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73A293E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F10BD4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0039A3F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3E53C81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234C3FCF" w14:textId="77777777" w:rsidTr="00554755">
        <w:trPr>
          <w:tblCellSpacing w:w="15" w:type="dxa"/>
        </w:trPr>
        <w:tc>
          <w:tcPr>
            <w:tcW w:w="0" w:type="auto"/>
            <w:vAlign w:val="center"/>
            <w:hideMark/>
          </w:tcPr>
          <w:p w14:paraId="3D223987"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Urban </w:t>
            </w:r>
          </w:p>
        </w:tc>
        <w:tc>
          <w:tcPr>
            <w:tcW w:w="0" w:type="auto"/>
            <w:vAlign w:val="center"/>
            <w:hideMark/>
          </w:tcPr>
          <w:p w14:paraId="6505BA9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27D44F2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16ED87A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c>
          <w:tcPr>
            <w:tcW w:w="0" w:type="auto"/>
            <w:vAlign w:val="center"/>
            <w:hideMark/>
          </w:tcPr>
          <w:p w14:paraId="3178D3A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35C6EE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0C18825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r>
      <w:tr w:rsidR="00554755" w:rsidRPr="00554755" w14:paraId="256BBDAA" w14:textId="77777777" w:rsidTr="00554755">
        <w:trPr>
          <w:tblCellSpacing w:w="15" w:type="dxa"/>
        </w:trPr>
        <w:tc>
          <w:tcPr>
            <w:tcW w:w="0" w:type="auto"/>
            <w:vAlign w:val="center"/>
            <w:hideMark/>
          </w:tcPr>
          <w:p w14:paraId="3F38AEA2"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Less econ </w:t>
            </w:r>
            <w:proofErr w:type="spellStart"/>
            <w:r w:rsidRPr="00554755">
              <w:rPr>
                <w:rFonts w:ascii="Times New Roman" w:eastAsia="Times New Roman" w:hAnsi="Times New Roman" w:cs="Times New Roman"/>
                <w:color w:val="000000"/>
              </w:rPr>
              <w:t>devt</w:t>
            </w:r>
            <w:proofErr w:type="spellEnd"/>
            <w:r w:rsidRPr="00554755">
              <w:rPr>
                <w:rFonts w:ascii="Times New Roman" w:eastAsia="Times New Roman" w:hAnsi="Times New Roman" w:cs="Times New Roman"/>
                <w:color w:val="000000"/>
              </w:rPr>
              <w:t xml:space="preserve"> </w:t>
            </w:r>
          </w:p>
        </w:tc>
        <w:tc>
          <w:tcPr>
            <w:tcW w:w="0" w:type="auto"/>
            <w:vAlign w:val="center"/>
            <w:hideMark/>
          </w:tcPr>
          <w:p w14:paraId="7C904CC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46DF270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0.111 </w:t>
            </w:r>
          </w:p>
        </w:tc>
        <w:tc>
          <w:tcPr>
            <w:tcW w:w="0" w:type="auto"/>
            <w:vAlign w:val="center"/>
            <w:hideMark/>
          </w:tcPr>
          <w:p w14:paraId="79E9B16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5489A0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1D4A136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0.764 </w:t>
            </w:r>
          </w:p>
        </w:tc>
        <w:tc>
          <w:tcPr>
            <w:tcW w:w="0" w:type="auto"/>
            <w:vAlign w:val="center"/>
            <w:hideMark/>
          </w:tcPr>
          <w:p w14:paraId="3DD8135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2A92E9BE" w14:textId="77777777" w:rsidTr="00554755">
        <w:trPr>
          <w:tblCellSpacing w:w="15" w:type="dxa"/>
        </w:trPr>
        <w:tc>
          <w:tcPr>
            <w:tcW w:w="0" w:type="auto"/>
            <w:vAlign w:val="center"/>
            <w:hideMark/>
          </w:tcPr>
          <w:p w14:paraId="3157E54C"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More econ </w:t>
            </w:r>
            <w:proofErr w:type="spellStart"/>
            <w:r w:rsidRPr="00554755">
              <w:rPr>
                <w:rFonts w:ascii="Times New Roman" w:eastAsia="Times New Roman" w:hAnsi="Times New Roman" w:cs="Times New Roman"/>
                <w:color w:val="000000"/>
              </w:rPr>
              <w:t>devt</w:t>
            </w:r>
            <w:proofErr w:type="spellEnd"/>
            <w:r w:rsidRPr="00554755">
              <w:rPr>
                <w:rFonts w:ascii="Times New Roman" w:eastAsia="Times New Roman" w:hAnsi="Times New Roman" w:cs="Times New Roman"/>
                <w:color w:val="000000"/>
              </w:rPr>
              <w:t xml:space="preserve"> </w:t>
            </w:r>
          </w:p>
        </w:tc>
        <w:tc>
          <w:tcPr>
            <w:tcW w:w="0" w:type="auto"/>
            <w:vAlign w:val="center"/>
            <w:hideMark/>
          </w:tcPr>
          <w:p w14:paraId="1404537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0503320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0.667 </w:t>
            </w:r>
          </w:p>
        </w:tc>
        <w:tc>
          <w:tcPr>
            <w:tcW w:w="0" w:type="auto"/>
            <w:vAlign w:val="center"/>
            <w:hideMark/>
          </w:tcPr>
          <w:p w14:paraId="66A2438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7A0572D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E13E2B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0.542 </w:t>
            </w:r>
          </w:p>
        </w:tc>
        <w:tc>
          <w:tcPr>
            <w:tcW w:w="0" w:type="auto"/>
            <w:vAlign w:val="center"/>
            <w:hideMark/>
          </w:tcPr>
          <w:p w14:paraId="1BEE933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2204A800" w14:textId="77777777" w:rsidTr="00554755">
        <w:trPr>
          <w:tblCellSpacing w:w="15" w:type="dxa"/>
        </w:trPr>
        <w:tc>
          <w:tcPr>
            <w:tcW w:w="0" w:type="auto"/>
            <w:vAlign w:val="center"/>
            <w:hideMark/>
          </w:tcPr>
          <w:p w14:paraId="611DF769"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Inside capital </w:t>
            </w:r>
          </w:p>
        </w:tc>
        <w:tc>
          <w:tcPr>
            <w:tcW w:w="0" w:type="auto"/>
            <w:vAlign w:val="center"/>
            <w:hideMark/>
          </w:tcPr>
          <w:p w14:paraId="55A96BB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5F96D70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c>
          <w:tcPr>
            <w:tcW w:w="0" w:type="auto"/>
            <w:vAlign w:val="center"/>
            <w:hideMark/>
          </w:tcPr>
          <w:p w14:paraId="38C4D9B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72E088E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2AF1272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0.889 </w:t>
            </w:r>
          </w:p>
        </w:tc>
        <w:tc>
          <w:tcPr>
            <w:tcW w:w="0" w:type="auto"/>
            <w:vAlign w:val="center"/>
            <w:hideMark/>
          </w:tcPr>
          <w:p w14:paraId="00784BE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r>
      <w:tr w:rsidR="00554755" w:rsidRPr="00554755" w14:paraId="656C31A7" w14:textId="77777777" w:rsidTr="00554755">
        <w:trPr>
          <w:tblCellSpacing w:w="15" w:type="dxa"/>
        </w:trPr>
        <w:tc>
          <w:tcPr>
            <w:tcW w:w="0" w:type="auto"/>
            <w:vAlign w:val="center"/>
            <w:hideMark/>
          </w:tcPr>
          <w:p w14:paraId="27ADBBA1"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Outside capital </w:t>
            </w:r>
          </w:p>
        </w:tc>
        <w:tc>
          <w:tcPr>
            <w:tcW w:w="0" w:type="auto"/>
            <w:vAlign w:val="center"/>
            <w:hideMark/>
          </w:tcPr>
          <w:p w14:paraId="4F03D43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60F1E19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A6853A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F5DA91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c>
          <w:tcPr>
            <w:tcW w:w="0" w:type="auto"/>
            <w:vAlign w:val="center"/>
            <w:hideMark/>
          </w:tcPr>
          <w:p w14:paraId="572CFAD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73A03DB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r>
      <w:tr w:rsidR="00554755" w:rsidRPr="00554755" w14:paraId="7A59F1F5" w14:textId="77777777" w:rsidTr="00554755">
        <w:trPr>
          <w:tblCellSpacing w:w="15" w:type="dxa"/>
        </w:trPr>
        <w:tc>
          <w:tcPr>
            <w:tcW w:w="0" w:type="auto"/>
            <w:vAlign w:val="center"/>
            <w:hideMark/>
          </w:tcPr>
          <w:p w14:paraId="02B9B8E6"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North </w:t>
            </w:r>
          </w:p>
        </w:tc>
        <w:tc>
          <w:tcPr>
            <w:tcW w:w="0" w:type="auto"/>
            <w:vAlign w:val="center"/>
            <w:hideMark/>
          </w:tcPr>
          <w:p w14:paraId="29F7123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0.250 </w:t>
            </w:r>
          </w:p>
        </w:tc>
        <w:tc>
          <w:tcPr>
            <w:tcW w:w="0" w:type="auto"/>
            <w:vAlign w:val="center"/>
            <w:hideMark/>
          </w:tcPr>
          <w:p w14:paraId="0683A15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0.222 </w:t>
            </w:r>
          </w:p>
        </w:tc>
        <w:tc>
          <w:tcPr>
            <w:tcW w:w="0" w:type="auto"/>
            <w:vAlign w:val="center"/>
            <w:hideMark/>
          </w:tcPr>
          <w:p w14:paraId="02D0E4F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0.333 </w:t>
            </w:r>
          </w:p>
        </w:tc>
        <w:tc>
          <w:tcPr>
            <w:tcW w:w="0" w:type="auto"/>
            <w:vAlign w:val="center"/>
            <w:hideMark/>
          </w:tcPr>
          <w:p w14:paraId="22EC9C3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0.100 </w:t>
            </w:r>
          </w:p>
        </w:tc>
        <w:tc>
          <w:tcPr>
            <w:tcW w:w="0" w:type="auto"/>
            <w:vAlign w:val="center"/>
            <w:hideMark/>
          </w:tcPr>
          <w:p w14:paraId="6A31C49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0.028 </w:t>
            </w:r>
          </w:p>
        </w:tc>
        <w:tc>
          <w:tcPr>
            <w:tcW w:w="0" w:type="auto"/>
            <w:vAlign w:val="center"/>
            <w:hideMark/>
          </w:tcPr>
          <w:p w14:paraId="124EF6A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0.233 </w:t>
            </w:r>
          </w:p>
        </w:tc>
      </w:tr>
      <w:tr w:rsidR="00554755" w:rsidRPr="00554755" w14:paraId="1195C958" w14:textId="77777777" w:rsidTr="00554755">
        <w:trPr>
          <w:tblCellSpacing w:w="15" w:type="dxa"/>
        </w:trPr>
        <w:tc>
          <w:tcPr>
            <w:tcW w:w="0" w:type="auto"/>
            <w:vAlign w:val="center"/>
            <w:hideMark/>
          </w:tcPr>
          <w:p w14:paraId="67A43D29"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South </w:t>
            </w:r>
          </w:p>
        </w:tc>
        <w:tc>
          <w:tcPr>
            <w:tcW w:w="0" w:type="auto"/>
            <w:vAlign w:val="center"/>
            <w:hideMark/>
          </w:tcPr>
          <w:p w14:paraId="22CB432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0.250 </w:t>
            </w:r>
          </w:p>
        </w:tc>
        <w:tc>
          <w:tcPr>
            <w:tcW w:w="0" w:type="auto"/>
            <w:vAlign w:val="center"/>
            <w:hideMark/>
          </w:tcPr>
          <w:p w14:paraId="6ADC39A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D9BEF7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23E8C9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c>
          <w:tcPr>
            <w:tcW w:w="0" w:type="auto"/>
            <w:vAlign w:val="center"/>
            <w:hideMark/>
          </w:tcPr>
          <w:p w14:paraId="34A32C1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0.250 </w:t>
            </w:r>
          </w:p>
        </w:tc>
        <w:tc>
          <w:tcPr>
            <w:tcW w:w="0" w:type="auto"/>
            <w:vAlign w:val="center"/>
            <w:hideMark/>
          </w:tcPr>
          <w:p w14:paraId="72DFDFB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r>
      <w:tr w:rsidR="00554755" w:rsidRPr="00554755" w14:paraId="76308F39" w14:textId="77777777" w:rsidTr="00554755">
        <w:trPr>
          <w:tblCellSpacing w:w="15" w:type="dxa"/>
        </w:trPr>
        <w:tc>
          <w:tcPr>
            <w:tcW w:w="0" w:type="auto"/>
            <w:vAlign w:val="center"/>
            <w:hideMark/>
          </w:tcPr>
          <w:p w14:paraId="3A59FD6D"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West </w:t>
            </w:r>
          </w:p>
        </w:tc>
        <w:tc>
          <w:tcPr>
            <w:tcW w:w="0" w:type="auto"/>
            <w:vAlign w:val="center"/>
            <w:hideMark/>
          </w:tcPr>
          <w:p w14:paraId="295C0AE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4B1A09C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0F58E9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0.111 </w:t>
            </w:r>
          </w:p>
        </w:tc>
        <w:tc>
          <w:tcPr>
            <w:tcW w:w="0" w:type="auto"/>
            <w:vAlign w:val="center"/>
            <w:hideMark/>
          </w:tcPr>
          <w:p w14:paraId="276C811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0.300 </w:t>
            </w:r>
          </w:p>
        </w:tc>
        <w:tc>
          <w:tcPr>
            <w:tcW w:w="0" w:type="auto"/>
            <w:vAlign w:val="center"/>
            <w:hideMark/>
          </w:tcPr>
          <w:p w14:paraId="08A10C5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256386A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0.189 </w:t>
            </w:r>
          </w:p>
        </w:tc>
      </w:tr>
      <w:tr w:rsidR="00554755" w:rsidRPr="00554755" w14:paraId="28A539E0" w14:textId="77777777" w:rsidTr="00554755">
        <w:trPr>
          <w:tblCellSpacing w:w="15" w:type="dxa"/>
        </w:trPr>
        <w:tc>
          <w:tcPr>
            <w:tcW w:w="0" w:type="auto"/>
            <w:vAlign w:val="center"/>
            <w:hideMark/>
          </w:tcPr>
          <w:p w14:paraId="3FF37B83"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East </w:t>
            </w:r>
          </w:p>
        </w:tc>
        <w:tc>
          <w:tcPr>
            <w:tcW w:w="0" w:type="auto"/>
            <w:vAlign w:val="center"/>
            <w:hideMark/>
          </w:tcPr>
          <w:p w14:paraId="7AD6298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0504113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8141CB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0.111 </w:t>
            </w:r>
          </w:p>
        </w:tc>
        <w:tc>
          <w:tcPr>
            <w:tcW w:w="0" w:type="auto"/>
            <w:vAlign w:val="center"/>
            <w:hideMark/>
          </w:tcPr>
          <w:p w14:paraId="069DFD1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0.300 </w:t>
            </w:r>
          </w:p>
        </w:tc>
        <w:tc>
          <w:tcPr>
            <w:tcW w:w="0" w:type="auto"/>
            <w:vAlign w:val="center"/>
            <w:hideMark/>
          </w:tcPr>
          <w:p w14:paraId="7601EFD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0.125 </w:t>
            </w:r>
          </w:p>
        </w:tc>
        <w:tc>
          <w:tcPr>
            <w:tcW w:w="0" w:type="auto"/>
            <w:vAlign w:val="center"/>
            <w:hideMark/>
          </w:tcPr>
          <w:p w14:paraId="435B825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0.189 </w:t>
            </w:r>
          </w:p>
        </w:tc>
      </w:tr>
      <w:tr w:rsidR="00554755" w:rsidRPr="00554755" w14:paraId="423AF1AD" w14:textId="77777777" w:rsidTr="00554755">
        <w:trPr>
          <w:tblCellSpacing w:w="15" w:type="dxa"/>
        </w:trPr>
        <w:tc>
          <w:tcPr>
            <w:tcW w:w="0" w:type="auto"/>
            <w:vAlign w:val="center"/>
            <w:hideMark/>
          </w:tcPr>
          <w:p w14:paraId="65AA052A"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Civil unrest </w:t>
            </w:r>
          </w:p>
        </w:tc>
        <w:tc>
          <w:tcPr>
            <w:tcW w:w="0" w:type="auto"/>
            <w:vAlign w:val="center"/>
            <w:hideMark/>
          </w:tcPr>
          <w:p w14:paraId="4694FE5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5CEE2087"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662BB7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4BF086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c>
          <w:tcPr>
            <w:tcW w:w="0" w:type="auto"/>
            <w:vAlign w:val="center"/>
            <w:hideMark/>
          </w:tcPr>
          <w:p w14:paraId="2FB1D2B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1.000 </w:t>
            </w:r>
          </w:p>
        </w:tc>
        <w:tc>
          <w:tcPr>
            <w:tcW w:w="0" w:type="auto"/>
            <w:vAlign w:val="center"/>
            <w:hideMark/>
          </w:tcPr>
          <w:p w14:paraId="53ECE5D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r>
      <w:tr w:rsidR="00554755" w:rsidRPr="00554755" w14:paraId="3F8D3F07" w14:textId="77777777" w:rsidTr="00554755">
        <w:trPr>
          <w:tblCellSpacing w:w="15" w:type="dxa"/>
        </w:trPr>
        <w:tc>
          <w:tcPr>
            <w:tcW w:w="0" w:type="auto"/>
            <w:vAlign w:val="center"/>
            <w:hideMark/>
          </w:tcPr>
          <w:p w14:paraId="6A5661FF"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Illicit activity </w:t>
            </w:r>
          </w:p>
        </w:tc>
        <w:tc>
          <w:tcPr>
            <w:tcW w:w="0" w:type="auto"/>
            <w:vAlign w:val="center"/>
            <w:hideMark/>
          </w:tcPr>
          <w:p w14:paraId="0EFA5FE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363E332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B3E34C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6C7B20D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c>
          <w:tcPr>
            <w:tcW w:w="0" w:type="auto"/>
            <w:vAlign w:val="center"/>
            <w:hideMark/>
          </w:tcPr>
          <w:p w14:paraId="4AA89A1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412B920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r>
      <w:tr w:rsidR="00554755" w:rsidRPr="00554755" w14:paraId="5642E698" w14:textId="77777777" w:rsidTr="00554755">
        <w:trPr>
          <w:tblCellSpacing w:w="15" w:type="dxa"/>
        </w:trPr>
        <w:tc>
          <w:tcPr>
            <w:tcW w:w="0" w:type="auto"/>
            <w:vAlign w:val="center"/>
            <w:hideMark/>
          </w:tcPr>
          <w:p w14:paraId="28B7C364"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Sparse pop. </w:t>
            </w:r>
          </w:p>
        </w:tc>
        <w:tc>
          <w:tcPr>
            <w:tcW w:w="0" w:type="auto"/>
            <w:vAlign w:val="center"/>
            <w:hideMark/>
          </w:tcPr>
          <w:p w14:paraId="2CCF909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31EBED9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305AA4B"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B62D83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c>
          <w:tcPr>
            <w:tcW w:w="0" w:type="auto"/>
            <w:vAlign w:val="center"/>
            <w:hideMark/>
          </w:tcPr>
          <w:p w14:paraId="2A0C743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0.375 </w:t>
            </w:r>
          </w:p>
        </w:tc>
        <w:tc>
          <w:tcPr>
            <w:tcW w:w="0" w:type="auto"/>
            <w:vAlign w:val="center"/>
            <w:hideMark/>
          </w:tcPr>
          <w:p w14:paraId="3AD3467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0.600 </w:t>
            </w:r>
          </w:p>
        </w:tc>
      </w:tr>
      <w:tr w:rsidR="00554755" w:rsidRPr="00554755" w14:paraId="6ED97D3D" w14:textId="77777777" w:rsidTr="00554755">
        <w:trPr>
          <w:tblCellSpacing w:w="15" w:type="dxa"/>
        </w:trPr>
        <w:tc>
          <w:tcPr>
            <w:tcW w:w="0" w:type="auto"/>
            <w:vAlign w:val="center"/>
            <w:hideMark/>
          </w:tcPr>
          <w:p w14:paraId="5F954B3B"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Remote </w:t>
            </w:r>
          </w:p>
        </w:tc>
        <w:tc>
          <w:tcPr>
            <w:tcW w:w="0" w:type="auto"/>
            <w:vAlign w:val="center"/>
            <w:hideMark/>
          </w:tcPr>
          <w:p w14:paraId="7D73F37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6451198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64DAB3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3CADF58F"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0.800 </w:t>
            </w:r>
          </w:p>
        </w:tc>
        <w:tc>
          <w:tcPr>
            <w:tcW w:w="0" w:type="auto"/>
            <w:vAlign w:val="center"/>
            <w:hideMark/>
          </w:tcPr>
          <w:p w14:paraId="78B2389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0.875 </w:t>
            </w:r>
          </w:p>
        </w:tc>
        <w:tc>
          <w:tcPr>
            <w:tcW w:w="0" w:type="auto"/>
            <w:vAlign w:val="center"/>
            <w:hideMark/>
          </w:tcPr>
          <w:p w14:paraId="68325AF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0.800 </w:t>
            </w:r>
          </w:p>
        </w:tc>
      </w:tr>
      <w:tr w:rsidR="00554755" w:rsidRPr="00554755" w14:paraId="4A5B166A" w14:textId="77777777" w:rsidTr="00554755">
        <w:trPr>
          <w:tblCellSpacing w:w="15" w:type="dxa"/>
        </w:trPr>
        <w:tc>
          <w:tcPr>
            <w:tcW w:w="0" w:type="auto"/>
            <w:vAlign w:val="center"/>
            <w:hideMark/>
          </w:tcPr>
          <w:p w14:paraId="28A68B7E"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Indigenous </w:t>
            </w:r>
          </w:p>
        </w:tc>
        <w:tc>
          <w:tcPr>
            <w:tcW w:w="0" w:type="auto"/>
            <w:vAlign w:val="center"/>
            <w:hideMark/>
          </w:tcPr>
          <w:p w14:paraId="18421DD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c>
          <w:tcPr>
            <w:tcW w:w="0" w:type="auto"/>
            <w:vAlign w:val="center"/>
            <w:hideMark/>
          </w:tcPr>
          <w:p w14:paraId="3B7F9C5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299EA52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4631BACE"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c>
          <w:tcPr>
            <w:tcW w:w="0" w:type="auto"/>
            <w:vAlign w:val="center"/>
            <w:hideMark/>
          </w:tcPr>
          <w:p w14:paraId="7CD8462D"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0.500 </w:t>
            </w:r>
          </w:p>
        </w:tc>
        <w:tc>
          <w:tcPr>
            <w:tcW w:w="0" w:type="auto"/>
            <w:vAlign w:val="center"/>
            <w:hideMark/>
          </w:tcPr>
          <w:p w14:paraId="10092848"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0.900 </w:t>
            </w:r>
          </w:p>
        </w:tc>
      </w:tr>
      <w:tr w:rsidR="00554755" w:rsidRPr="00554755" w14:paraId="3F31E5CD" w14:textId="77777777" w:rsidTr="00554755">
        <w:trPr>
          <w:tblCellSpacing w:w="15" w:type="dxa"/>
        </w:trPr>
        <w:tc>
          <w:tcPr>
            <w:tcW w:w="0" w:type="auto"/>
            <w:vAlign w:val="center"/>
            <w:hideMark/>
          </w:tcPr>
          <w:p w14:paraId="2377CC8E"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Ruling party strong </w:t>
            </w:r>
          </w:p>
        </w:tc>
        <w:tc>
          <w:tcPr>
            <w:tcW w:w="0" w:type="auto"/>
            <w:vAlign w:val="center"/>
            <w:hideMark/>
          </w:tcPr>
          <w:p w14:paraId="45EF3A9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5A71530"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0.222 </w:t>
            </w:r>
          </w:p>
        </w:tc>
        <w:tc>
          <w:tcPr>
            <w:tcW w:w="0" w:type="auto"/>
            <w:vAlign w:val="center"/>
            <w:hideMark/>
          </w:tcPr>
          <w:p w14:paraId="75E4889C"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0.333 </w:t>
            </w:r>
          </w:p>
        </w:tc>
        <w:tc>
          <w:tcPr>
            <w:tcW w:w="0" w:type="auto"/>
            <w:vAlign w:val="center"/>
            <w:hideMark/>
          </w:tcPr>
          <w:p w14:paraId="5B59AF06"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1A9C57D1"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0.222 </w:t>
            </w:r>
          </w:p>
        </w:tc>
        <w:tc>
          <w:tcPr>
            <w:tcW w:w="0" w:type="auto"/>
            <w:vAlign w:val="center"/>
            <w:hideMark/>
          </w:tcPr>
          <w:p w14:paraId="7AE1B035"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0.333 </w:t>
            </w:r>
          </w:p>
        </w:tc>
      </w:tr>
      <w:tr w:rsidR="00554755" w:rsidRPr="00554755" w14:paraId="1F6D0435" w14:textId="77777777" w:rsidTr="00554755">
        <w:trPr>
          <w:tblCellSpacing w:w="15" w:type="dxa"/>
        </w:trPr>
        <w:tc>
          <w:tcPr>
            <w:tcW w:w="0" w:type="auto"/>
            <w:vAlign w:val="center"/>
            <w:hideMark/>
          </w:tcPr>
          <w:p w14:paraId="7849CFBF" w14:textId="77777777" w:rsidR="00554755" w:rsidRPr="00554755" w:rsidRDefault="00554755" w:rsidP="00554755">
            <w:pPr>
              <w:spacing w:after="0"/>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Ruling party weak </w:t>
            </w:r>
          </w:p>
        </w:tc>
        <w:tc>
          <w:tcPr>
            <w:tcW w:w="0" w:type="auto"/>
            <w:vAlign w:val="center"/>
            <w:hideMark/>
          </w:tcPr>
          <w:p w14:paraId="42B3D044"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0749A08A"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2EA08DD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606D9A43"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0.100 </w:t>
            </w:r>
          </w:p>
        </w:tc>
        <w:tc>
          <w:tcPr>
            <w:tcW w:w="0" w:type="auto"/>
            <w:vAlign w:val="center"/>
            <w:hideMark/>
          </w:tcPr>
          <w:p w14:paraId="67C3E889"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0.000 </w:t>
            </w:r>
          </w:p>
        </w:tc>
        <w:tc>
          <w:tcPr>
            <w:tcW w:w="0" w:type="auto"/>
            <w:vAlign w:val="center"/>
            <w:hideMark/>
          </w:tcPr>
          <w:p w14:paraId="61BCB4B2" w14:textId="77777777" w:rsidR="00554755" w:rsidRPr="00554755" w:rsidRDefault="00554755" w:rsidP="00554755">
            <w:pPr>
              <w:spacing w:after="0"/>
              <w:jc w:val="right"/>
              <w:rPr>
                <w:rFonts w:ascii="Times New Roman" w:eastAsia="Times New Roman" w:hAnsi="Times New Roman" w:cs="Times New Roman"/>
                <w:color w:val="000000"/>
              </w:rPr>
            </w:pPr>
            <w:r w:rsidRPr="00554755">
              <w:rPr>
                <w:rFonts w:ascii="Times New Roman" w:eastAsia="Times New Roman" w:hAnsi="Times New Roman" w:cs="Times New Roman"/>
                <w:color w:val="000000"/>
              </w:rPr>
              <w:t xml:space="preserve">0.100 </w:t>
            </w:r>
          </w:p>
        </w:tc>
      </w:tr>
      <w:tr w:rsidR="00554755" w:rsidRPr="00554755" w14:paraId="61B7FC35" w14:textId="77777777" w:rsidTr="00554755">
        <w:trPr>
          <w:tblCellSpacing w:w="15" w:type="dxa"/>
        </w:trPr>
        <w:tc>
          <w:tcPr>
            <w:tcW w:w="0" w:type="auto"/>
            <w:shd w:val="clear" w:color="auto" w:fill="A9A9A9"/>
            <w:vAlign w:val="center"/>
            <w:hideMark/>
          </w:tcPr>
          <w:p w14:paraId="34471C2D" w14:textId="77777777" w:rsidR="00554755" w:rsidRPr="00554755" w:rsidRDefault="00554755" w:rsidP="00554755">
            <w:pPr>
              <w:spacing w:after="0"/>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Average </w:t>
            </w:r>
          </w:p>
        </w:tc>
        <w:tc>
          <w:tcPr>
            <w:tcW w:w="0" w:type="auto"/>
            <w:shd w:val="clear" w:color="auto" w:fill="A9A9A9"/>
            <w:vAlign w:val="center"/>
            <w:hideMark/>
          </w:tcPr>
          <w:p w14:paraId="2710C9A9"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0.397 </w:t>
            </w:r>
          </w:p>
        </w:tc>
        <w:tc>
          <w:tcPr>
            <w:tcW w:w="0" w:type="auto"/>
            <w:shd w:val="clear" w:color="auto" w:fill="A9A9A9"/>
            <w:vAlign w:val="center"/>
            <w:hideMark/>
          </w:tcPr>
          <w:p w14:paraId="4A150DAB"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0.183 </w:t>
            </w:r>
          </w:p>
        </w:tc>
        <w:tc>
          <w:tcPr>
            <w:tcW w:w="0" w:type="auto"/>
            <w:shd w:val="clear" w:color="auto" w:fill="A9A9A9"/>
            <w:vAlign w:val="center"/>
            <w:hideMark/>
          </w:tcPr>
          <w:p w14:paraId="24BA3895"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0.222 </w:t>
            </w:r>
          </w:p>
        </w:tc>
        <w:tc>
          <w:tcPr>
            <w:tcW w:w="0" w:type="auto"/>
            <w:shd w:val="clear" w:color="auto" w:fill="A9A9A9"/>
            <w:vAlign w:val="center"/>
            <w:hideMark/>
          </w:tcPr>
          <w:p w14:paraId="17196F58"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0.471 </w:t>
            </w:r>
          </w:p>
        </w:tc>
        <w:tc>
          <w:tcPr>
            <w:tcW w:w="0" w:type="auto"/>
            <w:shd w:val="clear" w:color="auto" w:fill="A9A9A9"/>
            <w:vAlign w:val="center"/>
            <w:hideMark/>
          </w:tcPr>
          <w:p w14:paraId="45D133D2"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0.511 </w:t>
            </w:r>
          </w:p>
        </w:tc>
        <w:tc>
          <w:tcPr>
            <w:tcW w:w="0" w:type="auto"/>
            <w:shd w:val="clear" w:color="auto" w:fill="A9A9A9"/>
            <w:vAlign w:val="center"/>
            <w:hideMark/>
          </w:tcPr>
          <w:p w14:paraId="05BDE99E" w14:textId="77777777" w:rsidR="00554755" w:rsidRPr="00554755" w:rsidRDefault="00554755" w:rsidP="00554755">
            <w:pPr>
              <w:spacing w:after="0"/>
              <w:jc w:val="right"/>
              <w:rPr>
                <w:rFonts w:ascii="Times New Roman" w:eastAsia="Times New Roman" w:hAnsi="Times New Roman" w:cs="Times New Roman"/>
                <w:b/>
                <w:bCs/>
                <w:color w:val="FFFFFF"/>
              </w:rPr>
            </w:pPr>
            <w:r w:rsidRPr="00554755">
              <w:rPr>
                <w:rFonts w:ascii="Times New Roman" w:eastAsia="Times New Roman" w:hAnsi="Times New Roman" w:cs="Times New Roman"/>
                <w:b/>
                <w:bCs/>
                <w:color w:val="FFFFFF"/>
              </w:rPr>
              <w:t xml:space="preserve">0.655 </w:t>
            </w:r>
          </w:p>
        </w:tc>
      </w:tr>
    </w:tbl>
    <w:p w14:paraId="17F9C668" w14:textId="16444043" w:rsidR="000D0D0A" w:rsidRDefault="00000000">
      <w:pPr>
        <w:pStyle w:val="BodyText"/>
      </w:pPr>
      <w:r>
        <w:t xml:space="preserve">Before </w:t>
      </w:r>
      <w:proofErr w:type="gramStart"/>
      <w:r>
        <w:t>interacting</w:t>
      </w:r>
      <w:proofErr w:type="gramEnd"/>
      <w:r>
        <w:t xml:space="preserve"> the factor analysis results with these scores, we also reduce the number of individual variables for a few cases: rural and urban (#0-1), more or less economic development (#2-3), inside or outside the capital city (#4-5), and more or less support for the ruling party (#15-16). For these criteria, we take the average of the absolute values for the pair of individual factors. For example, we should not be </w:t>
      </w:r>
      <w:r>
        <w:rPr>
          <w:rStyle w:val="VerbatimChar"/>
        </w:rPr>
        <w:t>0.889</w:t>
      </w:r>
      <w:r>
        <w:t xml:space="preserve"> confident that the capital is more democratic if we are only </w:t>
      </w:r>
      <w:r>
        <w:rPr>
          <w:rStyle w:val="VerbatimChar"/>
        </w:rPr>
        <w:t>0.375</w:t>
      </w:r>
      <w:r>
        <w:t xml:space="preserve"> confident that it is less democratic outside the capital. We take the average of these scores for the criteria of distance from capital for less free and fair elections. When we use multiple indicators for a single-option criterion, as with indigenous populations (#14), we </w:t>
      </w:r>
      <w:proofErr w:type="gramStart"/>
      <w:r>
        <w:t>have to</w:t>
      </w:r>
      <w:proofErr w:type="gramEnd"/>
      <w:r>
        <w:t xml:space="preserve"> apply the same weight to all of them.</w:t>
      </w:r>
    </w:p>
    <w:p w14:paraId="643D4591" w14:textId="77777777" w:rsidR="000D0D0A" w:rsidRDefault="00000000">
      <w:pPr>
        <w:pStyle w:val="BodyText"/>
      </w:pPr>
      <w:proofErr w:type="gramStart"/>
      <w:r>
        <w:t>In order to</w:t>
      </w:r>
      <w:proofErr w:type="gramEnd"/>
      <w:r>
        <w:t xml:space="preserve"> weight these scores using the factor analysis results, we first take the absolute value of the proportions across both less/weaker and more/stronger categories. The less/weaker proportions can be subtracted from the more/stronger proportions, then converted to absolute values to represent the weight of each </w:t>
      </w:r>
      <w:proofErr w:type="gramStart"/>
      <w:r>
        <w:t>criteria</w:t>
      </w:r>
      <w:proofErr w:type="gramEnd"/>
      <w:r>
        <w:t xml:space="preserve">. Whether the criteria will predict </w:t>
      </w:r>
      <w:proofErr w:type="gramStart"/>
      <w:r>
        <w:t>more or less democracy</w:t>
      </w:r>
      <w:proofErr w:type="gramEnd"/>
      <w:r>
        <w:t xml:space="preserve"> will depend on the demographic data from the country.</w:t>
      </w:r>
    </w:p>
    <w:p w14:paraId="1DA2B7F3" w14:textId="171B82AE" w:rsidR="000D0D0A" w:rsidRDefault="00000000" w:rsidP="006B61ED">
      <w:pPr>
        <w:pStyle w:val="Heading1"/>
        <w:numPr>
          <w:ilvl w:val="0"/>
          <w:numId w:val="3"/>
        </w:numPr>
      </w:pPr>
      <w:bookmarkStart w:id="52" w:name="X6356e287403bebfddc90e9845d83bf4a9fc2373"/>
      <w:bookmarkEnd w:id="49"/>
      <w:bookmarkEnd w:id="51"/>
      <w:r>
        <w:lastRenderedPageBreak/>
        <w:t>Measurement: Mapping subnational democracy</w:t>
      </w:r>
    </w:p>
    <w:p w14:paraId="0677AAD1" w14:textId="77777777" w:rsidR="000D0D0A" w:rsidRDefault="00000000">
      <w:pPr>
        <w:pStyle w:val="FirstParagraph"/>
      </w:pPr>
      <w:r>
        <w:t>The final step in our pipeline is to produce a measurement of subnational democracy based on the conceptualization and operationalization results.</w:t>
      </w:r>
    </w:p>
    <w:p w14:paraId="37E0B69E" w14:textId="77777777" w:rsidR="000D0D0A" w:rsidRDefault="00000000">
      <w:pPr>
        <w:pStyle w:val="BodyText"/>
      </w:pPr>
      <w:proofErr w:type="gramStart"/>
      <w:r>
        <w:t>In order to</w:t>
      </w:r>
      <w:proofErr w:type="gramEnd"/>
      <w:r>
        <w:t xml:space="preserve"> use the weighted V-Dem data, we affirm that the factor scores we calculated earlier have positive signs for more democracy and negative scores for less democracy, based on the theory. In this case, we saw that modernization theory predicts that Factor 2 is associated with stronger democracy, while Factors 1, 3, and 4 are associated with weaker democracy. After correcting for positive and negative signs, we convert the factor scores to a 0-1 scale by normalizing the data, then we multiply the transformed factor scores by these above weights. Finally, we add the scores for each municipality, and divide by the sum of the weights to get a weighted average.</w:t>
      </w:r>
    </w:p>
    <w:p w14:paraId="42CAA90F" w14:textId="6D551F4A" w:rsidR="000D0D0A" w:rsidRDefault="00000000">
      <w:pPr>
        <w:pStyle w:val="BodyText"/>
      </w:pPr>
      <w:proofErr w:type="gramStart"/>
      <w:r>
        <w:t>The final result</w:t>
      </w:r>
      <w:proofErr w:type="gramEnd"/>
      <w:r>
        <w:t xml:space="preserve"> is shown in Figure </w:t>
      </w:r>
      <w:r w:rsidR="005A5B06">
        <w:t>5</w:t>
      </w:r>
      <w:r>
        <w:t>. The higher values in blue indicate areas where subnational democracy levels are estimated to be higher, according to this methodology. The highest levels of democracy appear to be in the Andean region, particularly in Cundinamarca (where Bogotá is located) and in Antioquia (where Medellin is located). Outside of the Andean region, particularly along the Pacific Coast (e.g., Choco) and the Amazon region, democracy levels are relatively lower.</w:t>
      </w:r>
    </w:p>
    <w:p w14:paraId="73C4803C" w14:textId="77777777" w:rsidR="000D0D0A" w:rsidRDefault="00000000">
      <w:pPr>
        <w:pStyle w:val="CaptionedFigure"/>
      </w:pPr>
      <w:r>
        <w:rPr>
          <w:noProof/>
        </w:rPr>
        <w:drawing>
          <wp:inline distT="0" distB="0" distL="0" distR="0" wp14:anchorId="4EDF4BFF" wp14:editId="67735BC3">
            <wp:extent cx="5334000" cy="3556000"/>
            <wp:effectExtent l="0" t="0" r="0" b="0"/>
            <wp:docPr id="56" name="Picture" descr="Measurement of subnational democracy in Colombia (2018) using V-Dem data."/>
            <wp:cNvGraphicFramePr/>
            <a:graphic xmlns:a="http://schemas.openxmlformats.org/drawingml/2006/main">
              <a:graphicData uri="http://schemas.openxmlformats.org/drawingml/2006/picture">
                <pic:pic xmlns:pic="http://schemas.openxmlformats.org/drawingml/2006/picture">
                  <pic:nvPicPr>
                    <pic:cNvPr id="57" name="Picture" descr="Figs/FA-summary-1.png"/>
                    <pic:cNvPicPr>
                      <a:picLocks noChangeAspect="1" noChangeArrowheads="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p>
    <w:p w14:paraId="54786B31" w14:textId="6342B026" w:rsidR="000D0D0A" w:rsidRDefault="005A5B06">
      <w:pPr>
        <w:pStyle w:val="ImageCaption"/>
      </w:pPr>
      <w:r>
        <w:t>Figure 5. Measurement of subnational democracy in Colombia (2018) using V-Dem data.</w:t>
      </w:r>
    </w:p>
    <w:p w14:paraId="2AB51822" w14:textId="5D06D461" w:rsidR="000D0D0A" w:rsidRDefault="00000000" w:rsidP="006B61ED">
      <w:pPr>
        <w:pStyle w:val="Heading1"/>
        <w:numPr>
          <w:ilvl w:val="0"/>
          <w:numId w:val="3"/>
        </w:numPr>
      </w:pPr>
      <w:bookmarkStart w:id="53" w:name="conclusion"/>
      <w:bookmarkEnd w:id="52"/>
      <w:r>
        <w:lastRenderedPageBreak/>
        <w:t>Conclusion</w:t>
      </w:r>
    </w:p>
    <w:p w14:paraId="006BA852" w14:textId="77777777" w:rsidR="000D0D0A" w:rsidRDefault="00000000">
      <w:pPr>
        <w:pStyle w:val="FirstParagraph"/>
      </w:pPr>
      <w:r>
        <w:t>As noted previously, validation is a crucial step in producing data based on expert ratings. We have not yet been able to do a systematic validation of the data we have so far, but we have some observations about face validity based on the maps we have produced. In general, our data indicate higher levels of democracy (both in free and fair elections and in protections for civil liberties) in the major urban areas and lower levels in rural or remote areas such as the Amazon.</w:t>
      </w:r>
    </w:p>
    <w:p w14:paraId="3D250EB5" w14:textId="77777777" w:rsidR="000D0D0A" w:rsidRDefault="00000000">
      <w:pPr>
        <w:pStyle w:val="BodyText"/>
      </w:pPr>
      <w:r>
        <w:t>Systematic validation will require comparisons with independent assessments of subnational democracy in Colombia. An initial source for such information will be responses to open-ended versions of V-Dem’s four questions provided by a small number of university and master’s students at a Colombian university in February 2024. They were asked to identify the most salient locations (defined any way they chose) in Colombia and years where they would expect valid indicators to show better or worse situations. We can check our data against their expectations. At some point we could solicit the same kinds of responses from a more senior panel of Colombian experts. Ultimately, the best kind of validation would be administering an online survey asking V-Dem’s country experts on Colombia to code these same questions for Colombian departments or municipalities for selected years. We do not know whether such an effort is feasible, but it is probably impossible to know until we try.</w:t>
      </w:r>
    </w:p>
    <w:p w14:paraId="51B20315" w14:textId="77777777" w:rsidR="000D0D0A" w:rsidRDefault="00000000">
      <w:pPr>
        <w:pStyle w:val="BodyText"/>
      </w:pPr>
      <w:r>
        <w:t>Eventually we hope to extend this exercise to other countries where others have generated measures of subnational democracy, such as Argentina, Mexico, India, the United States, and Russia. We do not downplay the difficulty of such an effort. It requires access to very specific geo-coded data on multiple demographic and political indicators, which are probably not available for many countries. Furthermore, producing cross-nationally comparable data involves an additional layer of complication. The data we have produced for Colombia is relative: the degree to which local situations are better or worse than the national norm. Converting such relative data to absolute levels will require both anchoring the ratings to a national score and establishing the range of variation within which the relative scores can vary. V-Dem’s Clean Elections Index could serve as the anchor for the subnational elections variables and its Civil Liberties Index could serve as the anchor for the subnational civil liberties variables. The same anchoring indices could be used for other countries. However, we do not yet have a proposed solution for setting the range of variation around these anchors. This would require careful conceptual and methodological effort.</w:t>
      </w:r>
    </w:p>
    <w:p w14:paraId="352D0CF4" w14:textId="77777777" w:rsidR="000D0D0A" w:rsidRDefault="00000000">
      <w:pPr>
        <w:pStyle w:val="BodyText"/>
      </w:pPr>
      <w:r>
        <w:t>Colombia is among the best cases for this initial proof-of-concept research due to the well-developed geographic data that DANE provides (and for which the Lucy Institute, where co-author Matthew Sisk works, has direct access). Replication in other countries would make it possible to reach more general conclusions about the validity of the technique and to decide whether it is promising enough to extend to many more countries. If results are encouraging, there may be a potential for extending of this technique to measure other political concepts subnationally.</w:t>
      </w:r>
    </w:p>
    <w:p w14:paraId="1C56BBB1" w14:textId="77777777" w:rsidR="000D0D0A" w:rsidRDefault="00000000">
      <w:pPr>
        <w:pStyle w:val="Heading1"/>
      </w:pPr>
      <w:bookmarkStart w:id="54" w:name="references"/>
      <w:bookmarkEnd w:id="53"/>
      <w:r>
        <w:lastRenderedPageBreak/>
        <w:t>References</w:t>
      </w:r>
    </w:p>
    <w:p w14:paraId="466B40FA" w14:textId="77777777" w:rsidR="000D0D0A" w:rsidRDefault="00000000">
      <w:pPr>
        <w:pStyle w:val="Bibliography"/>
      </w:pPr>
      <w:bookmarkStart w:id="55" w:name="ref-bernhardMakingEmbeddedKnowledge2017"/>
      <w:bookmarkStart w:id="56" w:name="refs"/>
      <w:r>
        <w:t xml:space="preserve">Bernhard, Michael et al. 2017. “Making Embedded Knowledge Transparent: How the V-Dem Dataset Opens New Vistas in Civil Society Research.” </w:t>
      </w:r>
      <w:r>
        <w:rPr>
          <w:i/>
          <w:iCs/>
        </w:rPr>
        <w:t>Perspectives on Politics</w:t>
      </w:r>
      <w:r>
        <w:t xml:space="preserve"> 15(2): 342–360. </w:t>
      </w:r>
      <w:hyperlink r:id="rId16">
        <w:r>
          <w:rPr>
            <w:rStyle w:val="Hyperlink"/>
          </w:rPr>
          <w:t>https://www.cambridge.org/core/product/identifier/S1537592717000056/type/journal_article</w:t>
        </w:r>
      </w:hyperlink>
      <w:r>
        <w:t xml:space="preserve"> (Accessed April 5, 2024).</w:t>
      </w:r>
    </w:p>
    <w:p w14:paraId="1BA8A232" w14:textId="77777777" w:rsidR="000D0D0A" w:rsidRDefault="00000000">
      <w:pPr>
        <w:pStyle w:val="Bibliography"/>
      </w:pPr>
      <w:bookmarkStart w:id="57" w:name="X046978c39c9ab559add225e69de4e0ad319c827"/>
      <w:bookmarkEnd w:id="55"/>
      <w:r>
        <w:t xml:space="preserve">Bernhard, Michael, Timothy Nordstrom, and Christopher </w:t>
      </w:r>
      <w:proofErr w:type="spellStart"/>
      <w:r>
        <w:t>Reenock</w:t>
      </w:r>
      <w:proofErr w:type="spellEnd"/>
      <w:r>
        <w:t xml:space="preserve">. 2001. “Economic Performance, Institutional Intermediation, and Democratic Survival.” </w:t>
      </w:r>
      <w:r>
        <w:rPr>
          <w:i/>
          <w:iCs/>
        </w:rPr>
        <w:t>The Journal of Politics</w:t>
      </w:r>
      <w:r>
        <w:t xml:space="preserve"> 63(3): 775–803. </w:t>
      </w:r>
      <w:hyperlink r:id="rId17">
        <w:r>
          <w:rPr>
            <w:rStyle w:val="Hyperlink"/>
          </w:rPr>
          <w:t>https://www.jstor.org/stable/2691713</w:t>
        </w:r>
      </w:hyperlink>
      <w:r>
        <w:t xml:space="preserve"> (Accessed April 5, 2024).</w:t>
      </w:r>
    </w:p>
    <w:p w14:paraId="2F6316CE" w14:textId="77777777" w:rsidR="000D0D0A" w:rsidRDefault="00000000">
      <w:pPr>
        <w:pStyle w:val="Bibliography"/>
      </w:pPr>
      <w:bookmarkStart w:id="58" w:name="X5d98a6603a203094c913c4942cf125b7ae60fb2"/>
      <w:bookmarkEnd w:id="57"/>
      <w:r>
        <w:t xml:space="preserve">Bertelsmann Stiftung, ed. 2005. </w:t>
      </w:r>
      <w:r>
        <w:rPr>
          <w:i/>
          <w:iCs/>
        </w:rPr>
        <w:t>Bertelsmann Transformation Index 2003: Towards democracy and a market economy</w:t>
      </w:r>
      <w:r>
        <w:t>. Gütersloh.</w:t>
      </w:r>
    </w:p>
    <w:p w14:paraId="076EB0FC" w14:textId="77777777" w:rsidR="000D0D0A" w:rsidRDefault="00000000">
      <w:pPr>
        <w:pStyle w:val="Bibliography"/>
      </w:pPr>
      <w:bookmarkStart w:id="59" w:name="ref-boixCompleteDataSet2013"/>
      <w:bookmarkEnd w:id="58"/>
      <w:r>
        <w:t xml:space="preserve">Boix, Carles, Michael Miller, and Sebastian Rosato. 2013. “A Complete Data Set of Political Regimes, 1800–2007.” </w:t>
      </w:r>
      <w:r>
        <w:rPr>
          <w:i/>
          <w:iCs/>
        </w:rPr>
        <w:t>Comparative Political Studies</w:t>
      </w:r>
      <w:r>
        <w:t xml:space="preserve"> 46(12): 1523–1554. </w:t>
      </w:r>
      <w:hyperlink r:id="rId18">
        <w:r>
          <w:rPr>
            <w:rStyle w:val="Hyperlink"/>
          </w:rPr>
          <w:t>http://journals.sagepub.com/doi/10.1177/0010414012463905</w:t>
        </w:r>
      </w:hyperlink>
      <w:r>
        <w:t xml:space="preserve"> (Accessed April 5, 2024).</w:t>
      </w:r>
    </w:p>
    <w:p w14:paraId="3C886659" w14:textId="77777777" w:rsidR="000D0D0A" w:rsidRDefault="00000000">
      <w:pPr>
        <w:pStyle w:val="Bibliography"/>
      </w:pPr>
      <w:bookmarkStart w:id="60" w:name="Xb4f38bb8f0c8e2e98fbc81bf67caddcadc3a680"/>
      <w:bookmarkEnd w:id="59"/>
      <w:proofErr w:type="spellStart"/>
      <w:r>
        <w:t>Bühlmann</w:t>
      </w:r>
      <w:proofErr w:type="spellEnd"/>
      <w:r>
        <w:t xml:space="preserve">, Marc, Wolfgang Merkel, and Bernhard Wessels. 2008. </w:t>
      </w:r>
      <w:r>
        <w:rPr>
          <w:i/>
          <w:iCs/>
        </w:rPr>
        <w:t>The Quality of Democracy: Democracy Barometer for Established Democracies</w:t>
      </w:r>
      <w:r>
        <w:t xml:space="preserve">. Zurich: University of Zurich. Working Paper. </w:t>
      </w:r>
      <w:hyperlink r:id="rId19">
        <w:r>
          <w:rPr>
            <w:rStyle w:val="Hyperlink"/>
          </w:rPr>
          <w:t>https://opus4.kobv.de/opus4-hsog/frontdoor/deliver/index/docId/80/file/520_hsog_wp_no._22.pdf</w:t>
        </w:r>
      </w:hyperlink>
      <w:r>
        <w:t>.</w:t>
      </w:r>
    </w:p>
    <w:p w14:paraId="57CB4404" w14:textId="77777777" w:rsidR="000D0D0A" w:rsidRDefault="00000000">
      <w:pPr>
        <w:pStyle w:val="Bibliography"/>
      </w:pPr>
      <w:bookmarkStart w:id="61" w:name="ref-coppedgeVDemDatasetV132023"/>
      <w:bookmarkEnd w:id="60"/>
      <w:r w:rsidRPr="005A5B06">
        <w:rPr>
          <w:lang w:val="sv-SE"/>
        </w:rPr>
        <w:t xml:space="preserve">Coppedge, Michael et al. 2023. “V-Dem Dataset V13.” </w:t>
      </w:r>
      <w:hyperlink r:id="rId20">
        <w:r>
          <w:rPr>
            <w:rStyle w:val="Hyperlink"/>
          </w:rPr>
          <w:t>https://www.v-dem.net/data/dataset-archive/</w:t>
        </w:r>
      </w:hyperlink>
      <w:r>
        <w:t xml:space="preserve"> (Accessed April 5, 2024).</w:t>
      </w:r>
    </w:p>
    <w:p w14:paraId="2BFD2592" w14:textId="77777777" w:rsidR="000D0D0A" w:rsidRDefault="00000000">
      <w:pPr>
        <w:pStyle w:val="Bibliography"/>
      </w:pPr>
      <w:bookmarkStart w:id="62" w:name="X1b2b73a91028f191661f9aec7f02b95af5140fa"/>
      <w:bookmarkEnd w:id="61"/>
      <w:r>
        <w:t xml:space="preserve">Dahl, Robert A. 1971. </w:t>
      </w:r>
      <w:r>
        <w:rPr>
          <w:i/>
          <w:iCs/>
        </w:rPr>
        <w:t>Polyarchy: Participation and opposition</w:t>
      </w:r>
      <w:r>
        <w:t>. New Haven: Yale University Press.</w:t>
      </w:r>
    </w:p>
    <w:p w14:paraId="29971CE5" w14:textId="77777777" w:rsidR="000D0D0A" w:rsidRDefault="00000000">
      <w:pPr>
        <w:pStyle w:val="Bibliography"/>
      </w:pPr>
      <w:bookmarkStart w:id="63" w:name="ref-dane-i"/>
      <w:bookmarkEnd w:id="62"/>
      <w:r w:rsidRPr="005A5B06">
        <w:rPr>
          <w:lang w:val="pt-BR"/>
        </w:rPr>
        <w:t xml:space="preserve">“DANE - información del DANE para la toma de decisiones en departamentos y ciudades capitales.” </w:t>
      </w:r>
      <w:hyperlink r:id="rId21">
        <w:r>
          <w:rPr>
            <w:rStyle w:val="Hyperlink"/>
          </w:rPr>
          <w:t>https://www.dane.gov.co/index.php/estadisticas-por-tema/informacion-regional/informacion-estadistica-desagregada-con-enfoque-territorial-y-diferencial/informacion-del-dane-para-la-toma-de-decisiones-en-departamentos-y-ciudades-capitales</w:t>
        </w:r>
      </w:hyperlink>
      <w:r>
        <w:t>.</w:t>
      </w:r>
    </w:p>
    <w:p w14:paraId="253C4247" w14:textId="77777777" w:rsidR="000D0D0A" w:rsidRDefault="00000000">
      <w:pPr>
        <w:pStyle w:val="Bibliography"/>
      </w:pPr>
      <w:bookmarkStart w:id="64" w:name="X932eb52f8eb63cd93189e9b0bdf9fee4ec5e72d"/>
      <w:bookmarkEnd w:id="63"/>
      <w:r>
        <w:rPr>
          <w:i/>
          <w:iCs/>
        </w:rPr>
        <w:t>Democracy Index 2010: Democracy in Retreat</w:t>
      </w:r>
      <w:r>
        <w:t xml:space="preserve">. 2010. Economist Intelligence Unit. </w:t>
      </w:r>
      <w:hyperlink r:id="rId22">
        <w:r>
          <w:rPr>
            <w:rStyle w:val="Hyperlink"/>
          </w:rPr>
          <w:t>http://www.eiu.com/public/democracy_index.aspx</w:t>
        </w:r>
      </w:hyperlink>
      <w:r>
        <w:t>.</w:t>
      </w:r>
    </w:p>
    <w:p w14:paraId="13C76368" w14:textId="77777777" w:rsidR="000D0D0A" w:rsidRDefault="00000000">
      <w:pPr>
        <w:pStyle w:val="Bibliography"/>
      </w:pPr>
      <w:bookmarkStart w:id="65" w:name="ref-departamentonacionaldeplaneación2014"/>
      <w:bookmarkEnd w:id="64"/>
      <w:r w:rsidRPr="005A5B06">
        <w:rPr>
          <w:lang w:val="pt-BR"/>
        </w:rPr>
        <w:t xml:space="preserve">Departamento Nacional de Planeación. 2014. “Definición de Categorías de Ruralidad.” </w:t>
      </w:r>
      <w:hyperlink r:id="rId23">
        <w:r>
          <w:rPr>
            <w:rStyle w:val="Hyperlink"/>
          </w:rPr>
          <w:t>https://colaboracion.dnp.gov.co/CDT/Estudios%20Econmicos/2015ago6%20Documento%20de%20Ruralidad%20-%20DDRS-MTC.pdf</w:t>
        </w:r>
      </w:hyperlink>
      <w:r>
        <w:t>.</w:t>
      </w:r>
    </w:p>
    <w:p w14:paraId="633D3671" w14:textId="77777777" w:rsidR="000D0D0A" w:rsidRDefault="00000000">
      <w:pPr>
        <w:pStyle w:val="Bibliography"/>
      </w:pPr>
      <w:bookmarkStart w:id="66" w:name="X09a27f4fc047eaf857c193f508d4886cc1dacb4"/>
      <w:bookmarkEnd w:id="65"/>
      <w:r>
        <w:t xml:space="preserve">Gervasoni, Carlos. 2010. “A Rentier Theory of Subnational Regimes: Fiscal Federalism, Democracy, and Authoritarianism in the Argentine Provinces.” </w:t>
      </w:r>
      <w:r>
        <w:rPr>
          <w:i/>
          <w:iCs/>
        </w:rPr>
        <w:t>World Politics</w:t>
      </w:r>
      <w:r>
        <w:t xml:space="preserve"> 62(2): 302–340. </w:t>
      </w:r>
      <w:hyperlink r:id="rId24">
        <w:r>
          <w:rPr>
            <w:rStyle w:val="Hyperlink"/>
          </w:rPr>
          <w:t>https://muse.jhu.edu/article/379158</w:t>
        </w:r>
      </w:hyperlink>
      <w:r>
        <w:t xml:space="preserve"> (Accessed January 26, 2024).</w:t>
      </w:r>
    </w:p>
    <w:p w14:paraId="3E5E6697" w14:textId="77777777" w:rsidR="000D0D0A" w:rsidRDefault="00000000">
      <w:pPr>
        <w:pStyle w:val="Bibliography"/>
      </w:pPr>
      <w:bookmarkStart w:id="67" w:name="ref-gervasoni2018"/>
      <w:bookmarkEnd w:id="66"/>
      <w:r>
        <w:t xml:space="preserve">Gervasoni, Carlos. 2018. </w:t>
      </w:r>
      <w:r>
        <w:rPr>
          <w:i/>
          <w:iCs/>
        </w:rPr>
        <w:t>Hybrid Regimes within Democracies: Fiscal Federalism and Subnational Rentier States</w:t>
      </w:r>
      <w:r>
        <w:t>. Cambridge: Cambridge university press.</w:t>
      </w:r>
    </w:p>
    <w:p w14:paraId="46928B04" w14:textId="77777777" w:rsidR="000D0D0A" w:rsidRDefault="00000000">
      <w:pPr>
        <w:pStyle w:val="Bibliography"/>
      </w:pPr>
      <w:bookmarkStart w:id="68" w:name="Xc4f3537ae7180a8d8a335785cb3cc74f2c62581"/>
      <w:bookmarkEnd w:id="67"/>
      <w:proofErr w:type="spellStart"/>
      <w:r>
        <w:lastRenderedPageBreak/>
        <w:t>Giraudy</w:t>
      </w:r>
      <w:proofErr w:type="spellEnd"/>
      <w:r>
        <w:t xml:space="preserve">, Agustina. 2013. “Varieties of Subnational Undemocratic Regimes: Evidence from Argentina and Mexico.” </w:t>
      </w:r>
      <w:r>
        <w:rPr>
          <w:i/>
          <w:iCs/>
        </w:rPr>
        <w:t>Studies in Comparative International Development</w:t>
      </w:r>
      <w:r>
        <w:t xml:space="preserve"> 48(1): 51–80. </w:t>
      </w:r>
      <w:hyperlink r:id="rId25">
        <w:r>
          <w:rPr>
            <w:rStyle w:val="Hyperlink"/>
          </w:rPr>
          <w:t>http://link.springer.com/10.1007/s12116-012-9117-4</w:t>
        </w:r>
      </w:hyperlink>
      <w:r>
        <w:t xml:space="preserve"> (Accessed April 5, 2024).</w:t>
      </w:r>
    </w:p>
    <w:p w14:paraId="7EEC0253" w14:textId="77777777" w:rsidR="000D0D0A" w:rsidRDefault="00000000">
      <w:pPr>
        <w:pStyle w:val="Bibliography"/>
      </w:pPr>
      <w:bookmarkStart w:id="69" w:name="ref-goertzSocialScienceConcepts2006"/>
      <w:bookmarkEnd w:id="68"/>
      <w:r>
        <w:t xml:space="preserve">Goertz, Gary. 2006. </w:t>
      </w:r>
      <w:r>
        <w:rPr>
          <w:i/>
          <w:iCs/>
        </w:rPr>
        <w:t>Social science concepts: A user’s guide</w:t>
      </w:r>
      <w:r>
        <w:t>. Princeton: Princeton University Press.</w:t>
      </w:r>
    </w:p>
    <w:p w14:paraId="3F221D3E" w14:textId="77777777" w:rsidR="000D0D0A" w:rsidRDefault="00000000">
      <w:pPr>
        <w:pStyle w:val="Bibliography"/>
      </w:pPr>
      <w:bookmarkStart w:id="70" w:name="ref-grumbach2023"/>
      <w:bookmarkEnd w:id="69"/>
      <w:r>
        <w:t xml:space="preserve">Grumbach, Jacob M. 2023. “Laboratories of Democratic Backsliding.” </w:t>
      </w:r>
      <w:r>
        <w:rPr>
          <w:i/>
          <w:iCs/>
        </w:rPr>
        <w:t>American Political Science Review</w:t>
      </w:r>
      <w:r>
        <w:t xml:space="preserve"> 117(3): 967–984. </w:t>
      </w:r>
      <w:hyperlink r:id="rId26">
        <w:r>
          <w:rPr>
            <w:rStyle w:val="Hyperlink"/>
          </w:rPr>
          <w:t>https://www.cambridge.org/core/product/identifier/S0003055422000934/type/journal_article</w:t>
        </w:r>
      </w:hyperlink>
      <w:r>
        <w:t>.</w:t>
      </w:r>
    </w:p>
    <w:p w14:paraId="1AC8AD5D" w14:textId="77777777" w:rsidR="000D0D0A" w:rsidRPr="005A5B06" w:rsidRDefault="00000000">
      <w:pPr>
        <w:pStyle w:val="Bibliography"/>
        <w:rPr>
          <w:lang w:val="pt-BR"/>
        </w:rPr>
      </w:pPr>
      <w:bookmarkStart w:id="71" w:name="ref-hernándezvaldez2000"/>
      <w:bookmarkEnd w:id="70"/>
      <w:r w:rsidRPr="005A5B06">
        <w:rPr>
          <w:lang w:val="pt-BR"/>
        </w:rPr>
        <w:t xml:space="preserve">Hernández Valdez. 2000. “Las causas estructurales de la democracia local en México, 1989-1998.” </w:t>
      </w:r>
      <w:r w:rsidRPr="005A5B06">
        <w:rPr>
          <w:i/>
          <w:iCs/>
          <w:lang w:val="pt-BR"/>
        </w:rPr>
        <w:t>Política y Gobierno</w:t>
      </w:r>
      <w:r w:rsidRPr="005A5B06">
        <w:rPr>
          <w:lang w:val="pt-BR"/>
        </w:rPr>
        <w:t xml:space="preserve"> VII(1): 101–144. </w:t>
      </w:r>
      <w:hyperlink r:id="rId27">
        <w:r w:rsidRPr="005A5B06">
          <w:rPr>
            <w:rStyle w:val="Hyperlink"/>
            <w:lang w:val="pt-BR"/>
          </w:rPr>
          <w:t>http://www.politicaygobierno.cide.edu/index.php/pyg/article/view/435</w:t>
        </w:r>
      </w:hyperlink>
      <w:r w:rsidRPr="005A5B06">
        <w:rPr>
          <w:lang w:val="pt-BR"/>
        </w:rPr>
        <w:t>.</w:t>
      </w:r>
    </w:p>
    <w:p w14:paraId="1FAF9A76" w14:textId="77777777" w:rsidR="000D0D0A" w:rsidRDefault="00000000">
      <w:pPr>
        <w:pStyle w:val="Bibliography"/>
      </w:pPr>
      <w:bookmarkStart w:id="72" w:name="ref-freedomhouseMethodology2015"/>
      <w:bookmarkEnd w:id="71"/>
      <w:r>
        <w:t xml:space="preserve">House, Freedom. 2015. </w:t>
      </w:r>
      <w:r>
        <w:rPr>
          <w:i/>
          <w:iCs/>
        </w:rPr>
        <w:t>Methodology</w:t>
      </w:r>
      <w:r>
        <w:t xml:space="preserve">. New York. </w:t>
      </w:r>
      <w:hyperlink r:id="rId28">
        <w:r>
          <w:rPr>
            <w:rStyle w:val="Hyperlink"/>
          </w:rPr>
          <w:t>https://freedomhouse.org/sites/default/files/Methodology_FIW_2015.pdf</w:t>
        </w:r>
      </w:hyperlink>
      <w:r>
        <w:t>.</w:t>
      </w:r>
    </w:p>
    <w:p w14:paraId="2EC553E5" w14:textId="77777777" w:rsidR="000D0D0A" w:rsidRDefault="00000000">
      <w:pPr>
        <w:pStyle w:val="Bibliography"/>
      </w:pPr>
      <w:bookmarkStart w:id="73" w:name="ref-marshallPolityIVProject2014"/>
      <w:bookmarkEnd w:id="72"/>
      <w:r>
        <w:t xml:space="preserve">Marshall, Monty G., and Keith Jaggers. 2014. </w:t>
      </w:r>
      <w:r>
        <w:rPr>
          <w:i/>
          <w:iCs/>
        </w:rPr>
        <w:t>Polity IV Project: Political Regime Characteristics and Transitions, 1800–2006</w:t>
      </w:r>
      <w:r>
        <w:t>. Center for Global Policy George Mason University.</w:t>
      </w:r>
    </w:p>
    <w:p w14:paraId="6330466A" w14:textId="77777777" w:rsidR="000D0D0A" w:rsidRDefault="00000000">
      <w:pPr>
        <w:pStyle w:val="Bibliography"/>
      </w:pPr>
      <w:bookmarkStart w:id="74" w:name="X4ffe251bb8e3db45b8dc868432f9da1145dd81f"/>
      <w:bookmarkEnd w:id="73"/>
      <w:r>
        <w:t xml:space="preserve">McMann, Kelly M. et al. 2021. “Explaining Subnational Regime Variation: Country-Level Factors.” </w:t>
      </w:r>
      <w:r>
        <w:rPr>
          <w:i/>
          <w:iCs/>
        </w:rPr>
        <w:t>Comparative Politics</w:t>
      </w:r>
      <w:r>
        <w:t xml:space="preserve"> 53(4): 637–685. </w:t>
      </w:r>
      <w:hyperlink r:id="rId29">
        <w:r>
          <w:rPr>
            <w:rStyle w:val="Hyperlink"/>
          </w:rPr>
          <w:t>https://www.ingentaconnect.com/content/10.5129/001041521X16007785801364</w:t>
        </w:r>
      </w:hyperlink>
      <w:r>
        <w:t xml:space="preserve"> (Accessed November 6, 2023).</w:t>
      </w:r>
    </w:p>
    <w:p w14:paraId="4E0A42A0" w14:textId="77777777" w:rsidR="000D0D0A" w:rsidRDefault="00000000">
      <w:pPr>
        <w:pStyle w:val="Bibliography"/>
      </w:pPr>
      <w:bookmarkStart w:id="75" w:name="Xcd49259ceb9a44f1db480953f3b0b2fe46dbaba"/>
      <w:bookmarkEnd w:id="74"/>
      <w:r>
        <w:t xml:space="preserve">McMann, Kelly M., and Matthew Maguire. 2018. “Democratic Consolidation: A Theory of Territorial Consolidation.” </w:t>
      </w:r>
      <w:r>
        <w:rPr>
          <w:i/>
          <w:iCs/>
        </w:rPr>
        <w:t>SSRN Electronic Journal</w:t>
      </w:r>
      <w:r>
        <w:t xml:space="preserve">. </w:t>
      </w:r>
      <w:hyperlink r:id="rId30">
        <w:r>
          <w:rPr>
            <w:rStyle w:val="Hyperlink"/>
          </w:rPr>
          <w:t>https://www.ssrn.com/abstract=3236595</w:t>
        </w:r>
      </w:hyperlink>
      <w:r>
        <w:t xml:space="preserve"> (Accessed February 2, 2024).</w:t>
      </w:r>
    </w:p>
    <w:p w14:paraId="7AAAC019" w14:textId="77777777" w:rsidR="000D0D0A" w:rsidRPr="005A5B06" w:rsidRDefault="00000000">
      <w:pPr>
        <w:pStyle w:val="Bibliography"/>
        <w:rPr>
          <w:lang w:val="pt-BR"/>
        </w:rPr>
      </w:pPr>
      <w:bookmarkStart w:id="76" w:name="ref-meixueironájera2014"/>
      <w:bookmarkEnd w:id="75"/>
      <w:r w:rsidRPr="005A5B06">
        <w:rPr>
          <w:lang w:val="pt-BR"/>
        </w:rPr>
        <w:t xml:space="preserve">Meixueiro Nájera, Gustavo, and Salvador Moreno Pérez. 2014. </w:t>
      </w:r>
      <w:r w:rsidRPr="005A5B06">
        <w:rPr>
          <w:i/>
          <w:iCs/>
          <w:lang w:val="pt-BR"/>
        </w:rPr>
        <w:t>Premio nacional de investigación social y de opinión pública 2012</w:t>
      </w:r>
      <w:r w:rsidRPr="005A5B06">
        <w:rPr>
          <w:lang w:val="pt-BR"/>
        </w:rPr>
        <w:t>. Mexico, D.F.: Centro de Estudios Sociales y de Opinión Pública.</w:t>
      </w:r>
    </w:p>
    <w:p w14:paraId="03988655" w14:textId="77777777" w:rsidR="000D0D0A" w:rsidRDefault="00000000">
      <w:pPr>
        <w:pStyle w:val="Bibliography"/>
      </w:pPr>
      <w:bookmarkStart w:id="77" w:name="ref-mickeyPathsOutDixie2015"/>
      <w:bookmarkEnd w:id="76"/>
      <w:r>
        <w:t xml:space="preserve">Mickey, Robert Waite. 2015. </w:t>
      </w:r>
      <w:r>
        <w:rPr>
          <w:i/>
          <w:iCs/>
        </w:rPr>
        <w:t>Paths out of Dixie: The democratization of authoritarian enclaves in America’s Deep South, 1944-1972</w:t>
      </w:r>
      <w:r>
        <w:t>. Princeton, New Jersey: Princeton University Press.</w:t>
      </w:r>
    </w:p>
    <w:p w14:paraId="0D66191D" w14:textId="77777777" w:rsidR="000D0D0A" w:rsidRDefault="00000000">
      <w:pPr>
        <w:pStyle w:val="Bibliography"/>
      </w:pPr>
      <w:bookmarkStart w:id="78" w:name="X9d04cc84e5537294b187928a76392d98318f2d8"/>
      <w:bookmarkEnd w:id="77"/>
      <w:proofErr w:type="spellStart"/>
      <w:r>
        <w:t>Pemstein</w:t>
      </w:r>
      <w:proofErr w:type="spellEnd"/>
      <w:r>
        <w:t xml:space="preserve">, Daniel, Stephen A. Meserve, and James Melton. 2010. “Democratic Compromise: A Latent Variable Analysis of Ten Measures of Regime Type.” </w:t>
      </w:r>
      <w:r>
        <w:rPr>
          <w:i/>
          <w:iCs/>
        </w:rPr>
        <w:t>Political Analysis</w:t>
      </w:r>
      <w:r>
        <w:t xml:space="preserve"> 18(4): 426–449. </w:t>
      </w:r>
      <w:hyperlink r:id="rId31">
        <w:r>
          <w:rPr>
            <w:rStyle w:val="Hyperlink"/>
          </w:rPr>
          <w:t>https://www.cambridge.org/core/product/identifier/S1047198700012559/type/journal_article</w:t>
        </w:r>
      </w:hyperlink>
      <w:r>
        <w:t xml:space="preserve"> (Accessed April 5, 2024).</w:t>
      </w:r>
    </w:p>
    <w:p w14:paraId="20DE23C9" w14:textId="77777777" w:rsidR="000D0D0A" w:rsidRDefault="00000000">
      <w:pPr>
        <w:pStyle w:val="Bibliography"/>
      </w:pPr>
      <w:bookmarkStart w:id="79" w:name="X7924029ee24d9c69e06b2220d22a12f815464ce"/>
      <w:bookmarkEnd w:id="78"/>
      <w:r>
        <w:t xml:space="preserve">Pérez Sandoval, Javier. 2023. “Measuring and assessing </w:t>
      </w:r>
      <w:r>
        <w:rPr>
          <w:i/>
          <w:iCs/>
        </w:rPr>
        <w:t>Subnational Electoral</w:t>
      </w:r>
      <w:r>
        <w:t xml:space="preserve"> democracy: A new dataset for the Americas and India.” </w:t>
      </w:r>
      <w:r>
        <w:rPr>
          <w:i/>
          <w:iCs/>
        </w:rPr>
        <w:t>Democratization</w:t>
      </w:r>
      <w:r>
        <w:t xml:space="preserve"> 30(4): 715–740. </w:t>
      </w:r>
      <w:hyperlink r:id="rId32">
        <w:r>
          <w:rPr>
            <w:rStyle w:val="Hyperlink"/>
          </w:rPr>
          <w:t>https://www.tandfonline.com/doi/full/10.1080/13510347.2023.2183195</w:t>
        </w:r>
      </w:hyperlink>
      <w:r>
        <w:t xml:space="preserve"> (Accessed February 9, 2024).</w:t>
      </w:r>
    </w:p>
    <w:p w14:paraId="050F9CFB" w14:textId="77777777" w:rsidR="000D0D0A" w:rsidRDefault="00000000">
      <w:pPr>
        <w:pStyle w:val="Bibliography"/>
      </w:pPr>
      <w:bookmarkStart w:id="80" w:name="Xb7a6275bb027350ad107a098000cef031b9e3c6"/>
      <w:bookmarkEnd w:id="79"/>
      <w:r>
        <w:t xml:space="preserve">Przeworski, Adam, and Fernando Limongi. 1997. “Modernization: Theories and Facts.” </w:t>
      </w:r>
      <w:r>
        <w:rPr>
          <w:i/>
          <w:iCs/>
        </w:rPr>
        <w:t>World Politics</w:t>
      </w:r>
      <w:r>
        <w:t xml:space="preserve"> 49(2): 155–183. </w:t>
      </w:r>
      <w:hyperlink r:id="rId33">
        <w:r>
          <w:rPr>
            <w:rStyle w:val="Hyperlink"/>
          </w:rPr>
          <w:t>https://www.jstor.org/stable/25053996</w:t>
        </w:r>
      </w:hyperlink>
      <w:r>
        <w:t xml:space="preserve"> (Accessed March 4, 2023).</w:t>
      </w:r>
    </w:p>
    <w:p w14:paraId="4305FD2F" w14:textId="77777777" w:rsidR="000D0D0A" w:rsidRDefault="00000000">
      <w:pPr>
        <w:pStyle w:val="Bibliography"/>
      </w:pPr>
      <w:bookmarkStart w:id="81" w:name="ref-skaaningLexicalIndexElectoral2015"/>
      <w:bookmarkEnd w:id="80"/>
      <w:r>
        <w:t xml:space="preserve">Skaaning, Svend-Erik, John Gerring, and Henrikas Bartusevičius. 2015. “A Lexical Index of Electoral Democracy.” </w:t>
      </w:r>
      <w:r>
        <w:rPr>
          <w:i/>
          <w:iCs/>
        </w:rPr>
        <w:t>Comparative Political Studies</w:t>
      </w:r>
      <w:r>
        <w:t xml:space="preserve"> 48(12): 1491–1525. </w:t>
      </w:r>
      <w:hyperlink r:id="rId34">
        <w:r>
          <w:rPr>
            <w:rStyle w:val="Hyperlink"/>
          </w:rPr>
          <w:t>http://journals.sagepub.com/doi/10.1177/0010414015581050</w:t>
        </w:r>
      </w:hyperlink>
      <w:r>
        <w:t xml:space="preserve"> (Accessed April 5, 2024).</w:t>
      </w:r>
    </w:p>
    <w:p w14:paraId="57CED029" w14:textId="77777777" w:rsidR="000D0D0A" w:rsidRDefault="00000000">
      <w:pPr>
        <w:pStyle w:val="Bibliography"/>
      </w:pPr>
      <w:bookmarkStart w:id="82" w:name="ref-vanhanenNewDatasetMeasuring2000"/>
      <w:bookmarkEnd w:id="81"/>
      <w:r>
        <w:t xml:space="preserve">Vanhanen, Tatu. 2000. “A New Dataset for Measuring Democracy, 1810-1998.” </w:t>
      </w:r>
      <w:r>
        <w:rPr>
          <w:i/>
          <w:iCs/>
        </w:rPr>
        <w:t>Journal of Peace Research</w:t>
      </w:r>
      <w:r>
        <w:t xml:space="preserve"> 37(2): 251–265. </w:t>
      </w:r>
      <w:hyperlink r:id="rId35">
        <w:r>
          <w:rPr>
            <w:rStyle w:val="Hyperlink"/>
          </w:rPr>
          <w:t>https://www.jstor.org/stable/424923</w:t>
        </w:r>
      </w:hyperlink>
      <w:r>
        <w:t xml:space="preserve"> (Accessed April 5, 2024).</w:t>
      </w:r>
    </w:p>
    <w:p w14:paraId="341497CD" w14:textId="77777777" w:rsidR="000D0D0A" w:rsidRDefault="00000000">
      <w:pPr>
        <w:pStyle w:val="Bibliography"/>
      </w:pPr>
      <w:bookmarkStart w:id="83" w:name="ref-waldorf"/>
      <w:bookmarkEnd w:id="82"/>
      <w:r>
        <w:t>Waldorf, Brigitte, and Ayoung Kim. “</w:t>
      </w:r>
      <w:hyperlink r:id="rId36">
        <w:r>
          <w:rPr>
            <w:rStyle w:val="Hyperlink"/>
          </w:rPr>
          <w:t>The Index of Relative Rurality (IRR) : US County Data for 2000 and 2010</w:t>
        </w:r>
      </w:hyperlink>
      <w:r>
        <w:t>.”</w:t>
      </w:r>
      <w:bookmarkEnd w:id="54"/>
      <w:bookmarkEnd w:id="56"/>
      <w:bookmarkEnd w:id="83"/>
    </w:p>
    <w:sectPr w:rsidR="000D0D0A">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Scott Mainwaring" w:date="2024-05-12T12:03:00Z" w:initials="SM">
    <w:p w14:paraId="475E52E9" w14:textId="77777777" w:rsidR="00E307C7" w:rsidRDefault="00E307C7" w:rsidP="006E4843">
      <w:r>
        <w:rPr>
          <w:rStyle w:val="CommentReference"/>
        </w:rPr>
        <w:annotationRef/>
      </w:r>
      <w:r>
        <w:rPr>
          <w:color w:val="000000"/>
          <w:sz w:val="20"/>
          <w:szCs w:val="20"/>
        </w:rPr>
        <w:t xml:space="preserve">I don’t know what you mean here. </w:t>
      </w:r>
    </w:p>
  </w:comment>
  <w:comment w:id="23" w:author="Scott Mainwaring" w:date="2024-05-12T12:01:00Z" w:initials="SM">
    <w:p w14:paraId="59FBEFDE" w14:textId="77777777" w:rsidR="00E307C7" w:rsidRDefault="00E307C7" w:rsidP="00160D1E">
      <w:r>
        <w:rPr>
          <w:rStyle w:val="CommentReference"/>
        </w:rPr>
        <w:annotationRef/>
      </w:r>
      <w:r>
        <w:rPr>
          <w:sz w:val="20"/>
          <w:szCs w:val="20"/>
        </w:rPr>
        <w:t xml:space="preserve">This explanation is not clear enough. </w:t>
      </w:r>
    </w:p>
  </w:comment>
  <w:comment w:id="28" w:author="Scott Mainwaring" w:date="2024-05-12T12:04:00Z" w:initials="SM">
    <w:p w14:paraId="66EAB946" w14:textId="77777777" w:rsidR="00E307C7" w:rsidRDefault="00E307C7" w:rsidP="00DE24EE">
      <w:r>
        <w:rPr>
          <w:rStyle w:val="CommentReference"/>
        </w:rPr>
        <w:annotationRef/>
      </w:r>
      <w:r>
        <w:rPr>
          <w:color w:val="000000"/>
          <w:sz w:val="20"/>
          <w:szCs w:val="20"/>
        </w:rPr>
        <w:t>Not clear enough</w:t>
      </w:r>
    </w:p>
  </w:comment>
  <w:comment w:id="33" w:author="Scott Mainwaring" w:date="2024-05-12T12:07:00Z" w:initials="SM">
    <w:p w14:paraId="2B2BD73D" w14:textId="77777777" w:rsidR="009F1FCE" w:rsidRDefault="009F1FCE" w:rsidP="006A6A48">
      <w:r>
        <w:rPr>
          <w:rStyle w:val="CommentReference"/>
        </w:rPr>
        <w:annotationRef/>
      </w:r>
      <w:r>
        <w:rPr>
          <w:color w:val="000000"/>
          <w:sz w:val="20"/>
          <w:szCs w:val="20"/>
        </w:rPr>
        <w:t>Not clear enough</w:t>
      </w:r>
    </w:p>
  </w:comment>
  <w:comment w:id="36" w:author="Scott Mainwaring" w:date="2024-05-12T12:10:00Z" w:initials="SM">
    <w:p w14:paraId="452BD37C" w14:textId="77777777" w:rsidR="00F60841" w:rsidRDefault="00F60841" w:rsidP="00340B71">
      <w:r>
        <w:rPr>
          <w:rStyle w:val="CommentReference"/>
        </w:rPr>
        <w:annotationRef/>
      </w:r>
      <w:r>
        <w:rPr>
          <w:color w:val="000000"/>
          <w:sz w:val="20"/>
          <w:szCs w:val="20"/>
        </w:rPr>
        <w:t xml:space="preserve">You can be clearer here. What is the question? </w:t>
      </w:r>
    </w:p>
  </w:comment>
  <w:comment w:id="38" w:author="Scott Mainwaring" w:date="2024-05-12T15:18:00Z" w:initials="SM">
    <w:p w14:paraId="6193451A" w14:textId="77777777" w:rsidR="00D905C6" w:rsidRDefault="00D905C6" w:rsidP="001D7796">
      <w:r>
        <w:rPr>
          <w:rStyle w:val="CommentReference"/>
        </w:rPr>
        <w:annotationRef/>
      </w:r>
      <w:r>
        <w:rPr>
          <w:color w:val="000000"/>
          <w:sz w:val="20"/>
          <w:szCs w:val="20"/>
        </w:rPr>
        <w:t xml:space="preserve">Why not lead with which of the two options you choose? It would make the paper easier to follow. </w:t>
      </w:r>
    </w:p>
  </w:comment>
  <w:comment w:id="45" w:author="Scott Mainwaring" w:date="2024-05-12T15:20:00Z" w:initials="SM">
    <w:p w14:paraId="72169905" w14:textId="77777777" w:rsidR="004C18E9" w:rsidRDefault="00D905C6" w:rsidP="00D26579">
      <w:r>
        <w:rPr>
          <w:rStyle w:val="CommentReference"/>
        </w:rPr>
        <w:annotationRef/>
      </w:r>
      <w:r w:rsidR="004C18E9">
        <w:rPr>
          <w:sz w:val="20"/>
          <w:szCs w:val="20"/>
        </w:rPr>
        <w:t xml:space="preserve">Explain how to interpret this. This is a clear example of how you can make this paper clearer.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5E52E9" w15:done="0"/>
  <w15:commentEx w15:paraId="59FBEFDE" w15:done="0"/>
  <w15:commentEx w15:paraId="66EAB946" w15:done="0"/>
  <w15:commentEx w15:paraId="2B2BD73D" w15:done="0"/>
  <w15:commentEx w15:paraId="452BD37C" w15:done="0"/>
  <w15:commentEx w15:paraId="6193451A" w15:done="0"/>
  <w15:commentEx w15:paraId="721699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8F57E2F" w16cex:dateUtc="2024-05-12T16:03:00Z"/>
  <w16cex:commentExtensible w16cex:durableId="4D7B5711" w16cex:dateUtc="2024-05-12T16:01:00Z"/>
  <w16cex:commentExtensible w16cex:durableId="29EE95D9" w16cex:dateUtc="2024-05-12T16:04:00Z"/>
  <w16cex:commentExtensible w16cex:durableId="325769C8" w16cex:dateUtc="2024-05-12T16:07:00Z"/>
  <w16cex:commentExtensible w16cex:durableId="53E814AC" w16cex:dateUtc="2024-05-12T16:10:00Z"/>
  <w16cex:commentExtensible w16cex:durableId="6A7C8FB1" w16cex:dateUtc="2024-05-12T19:18:00Z"/>
  <w16cex:commentExtensible w16cex:durableId="0A6A809B" w16cex:dateUtc="2024-05-12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5E52E9" w16cid:durableId="08F57E2F"/>
  <w16cid:commentId w16cid:paraId="59FBEFDE" w16cid:durableId="4D7B5711"/>
  <w16cid:commentId w16cid:paraId="66EAB946" w16cid:durableId="29EE95D9"/>
  <w16cid:commentId w16cid:paraId="2B2BD73D" w16cid:durableId="325769C8"/>
  <w16cid:commentId w16cid:paraId="452BD37C" w16cid:durableId="53E814AC"/>
  <w16cid:commentId w16cid:paraId="6193451A" w16cid:durableId="6A7C8FB1"/>
  <w16cid:commentId w16cid:paraId="72169905" w16cid:durableId="0A6A80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AB5D9" w14:textId="77777777" w:rsidR="00FF5277" w:rsidRDefault="00FF5277">
      <w:pPr>
        <w:spacing w:after="0"/>
      </w:pPr>
      <w:r>
        <w:separator/>
      </w:r>
    </w:p>
  </w:endnote>
  <w:endnote w:type="continuationSeparator" w:id="0">
    <w:p w14:paraId="32803556" w14:textId="77777777" w:rsidR="00FF5277" w:rsidRDefault="00FF52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LMRoman10-Regular-Identity-H">
    <w:altName w:val="Yu Gothic"/>
    <w:panose1 w:val="020B0604020202020204"/>
    <w:charset w:val="80"/>
    <w:family w:val="auto"/>
    <w:notTrueType/>
    <w:pitch w:val="default"/>
    <w:sig w:usb0="00000001" w:usb1="08070000" w:usb2="00000010" w:usb3="00000000" w:csb0="00020000" w:csb1="00000000"/>
  </w:font>
  <w:font w:name="LMRoman10-Bold-Identity-H">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341BE" w14:textId="77777777" w:rsidR="00FF5277" w:rsidRDefault="00FF5277">
      <w:r>
        <w:separator/>
      </w:r>
    </w:p>
  </w:footnote>
  <w:footnote w:type="continuationSeparator" w:id="0">
    <w:p w14:paraId="19CF6E11" w14:textId="77777777" w:rsidR="00FF5277" w:rsidRDefault="00FF5277">
      <w:r>
        <w:continuationSeparator/>
      </w:r>
    </w:p>
  </w:footnote>
  <w:footnote w:id="1">
    <w:p w14:paraId="29D8D604" w14:textId="77777777" w:rsidR="000D0D0A" w:rsidRDefault="00000000">
      <w:pPr>
        <w:pStyle w:val="FootnoteText"/>
      </w:pPr>
      <w:r>
        <w:rPr>
          <w:rStyle w:val="FootnoteReference"/>
        </w:rPr>
        <w:footnoteRef/>
      </w:r>
      <w:r>
        <w:t xml:space="preserve"> Department of Political Science &amp; Kroc Institute, University of Notre Dame. Email: </w:t>
      </w:r>
      <w:hyperlink r:id="rId1">
        <w:r>
          <w:rPr>
            <w:rStyle w:val="Hyperlink"/>
          </w:rPr>
          <w:t>pmcquest@nd.edu</w:t>
        </w:r>
      </w:hyperlink>
    </w:p>
  </w:footnote>
  <w:footnote w:id="2">
    <w:p w14:paraId="7E973017" w14:textId="77777777" w:rsidR="000D0D0A" w:rsidRDefault="00000000">
      <w:pPr>
        <w:pStyle w:val="FootnoteText"/>
      </w:pPr>
      <w:r>
        <w:rPr>
          <w:rStyle w:val="FootnoteReference"/>
        </w:rPr>
        <w:footnoteRef/>
      </w:r>
      <w:r>
        <w:t xml:space="preserve"> Department of Political Science, University of Notre Dame. Email: </w:t>
      </w:r>
      <w:hyperlink r:id="rId2">
        <w:r>
          <w:rPr>
            <w:rStyle w:val="Hyperlink"/>
          </w:rPr>
          <w:t>mcoppedg@nd.edu</w:t>
        </w:r>
      </w:hyperlink>
    </w:p>
  </w:footnote>
  <w:footnote w:id="3">
    <w:p w14:paraId="091CDDFE" w14:textId="77777777" w:rsidR="000D0D0A" w:rsidRDefault="00000000">
      <w:pPr>
        <w:pStyle w:val="FootnoteText"/>
      </w:pPr>
      <w:r>
        <w:rPr>
          <w:rStyle w:val="FootnoteReference"/>
        </w:rPr>
        <w:footnoteRef/>
      </w:r>
      <w:r>
        <w:t xml:space="preserve"> Department of Applied and Computational Mathematics and Statistics, University of Notre Dame. Email: </w:t>
      </w:r>
      <w:hyperlink r:id="rId3">
        <w:r>
          <w:rPr>
            <w:rStyle w:val="Hyperlink"/>
          </w:rPr>
          <w:t>msisk1@nd.edu</w:t>
        </w:r>
      </w:hyperlink>
    </w:p>
  </w:footnote>
  <w:footnote w:id="4">
    <w:p w14:paraId="337D01A9" w14:textId="77777777" w:rsidR="000D0D0A" w:rsidRDefault="00000000">
      <w:pPr>
        <w:pStyle w:val="FootnoteText"/>
      </w:pPr>
      <w:r>
        <w:rPr>
          <w:rStyle w:val="FootnoteReference"/>
        </w:rPr>
        <w:footnoteRef/>
      </w:r>
      <w:r>
        <w:t xml:space="preserve"> See: </w:t>
      </w:r>
      <w:hyperlink r:id="rId4">
        <w:r>
          <w:rPr>
            <w:rStyle w:val="Hyperlink"/>
          </w:rPr>
          <w:t>https://datacatalog.worldbank.org/search/dataset/0038250</w:t>
        </w:r>
      </w:hyperlink>
      <w:r>
        <w:t>.</w:t>
      </w:r>
    </w:p>
  </w:footnote>
  <w:footnote w:id="5">
    <w:p w14:paraId="5DB58690" w14:textId="77777777" w:rsidR="000D0D0A" w:rsidRDefault="00000000">
      <w:pPr>
        <w:pStyle w:val="FootnoteText"/>
      </w:pPr>
      <w:r>
        <w:rPr>
          <w:rStyle w:val="FootnoteReference"/>
        </w:rPr>
        <w:footnoteRef/>
      </w:r>
      <w:r>
        <w:t xml:space="preserve"> See: </w:t>
      </w:r>
      <w:hyperlink r:id="rId5">
        <w:r>
          <w:rPr>
            <w:rStyle w:val="Hyperlink"/>
          </w:rPr>
          <w:t>https://ghsl.jrc.ec.europa.eu/CFS.php</w:t>
        </w:r>
      </w:hyperlink>
      <w:r>
        <w:t>.</w:t>
      </w:r>
    </w:p>
  </w:footnote>
  <w:footnote w:id="6">
    <w:p w14:paraId="17F817CF" w14:textId="77777777" w:rsidR="000D0D0A" w:rsidRDefault="00000000">
      <w:pPr>
        <w:pStyle w:val="FootnoteText"/>
      </w:pPr>
      <w:r>
        <w:rPr>
          <w:rStyle w:val="FootnoteReference"/>
        </w:rPr>
        <w:footnoteRef/>
      </w:r>
      <w:r>
        <w:t xml:space="preserve"> A public-access table of municipalities classified into these six regions can be found [here]((</w:t>
      </w:r>
      <w:hyperlink r:id="rId6">
        <w:r>
          <w:rPr>
            <w:rStyle w:val="Hyperlink"/>
          </w:rPr>
          <w:t>https://www.datos.gov.co/Mapas-Nacionales/Departamentos-y-municipios-de-Colombia/xdk5-pm3f/about_data</w:t>
        </w:r>
      </w:hyperlink>
      <w:r>
        <w:t xml:space="preserve">). There are other divisions, such as the five regions used by CEDE studies (Andina, Caribe, Pacifica, </w:t>
      </w:r>
      <w:proofErr w:type="spellStart"/>
      <w:r>
        <w:t>Orinoquia</w:t>
      </w:r>
      <w:proofErr w:type="spellEnd"/>
      <w:r>
        <w:t>, Amazonia), but for now we go with the prior classification.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8E819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546E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696B79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4026379">
    <w:abstractNumId w:val="0"/>
  </w:num>
  <w:num w:numId="2" w16cid:durableId="1432312685">
    <w:abstractNumId w:val="1"/>
  </w:num>
  <w:num w:numId="3" w16cid:durableId="89477558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cott Mainwaring">
    <w15:presenceInfo w15:providerId="AD" w15:userId="S::smainwar@nd.edu::941432ff-0a8a-410e-a637-7048d628c6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0D0A"/>
    <w:rsid w:val="000207C6"/>
    <w:rsid w:val="0003540A"/>
    <w:rsid w:val="0005158A"/>
    <w:rsid w:val="000B38BB"/>
    <w:rsid w:val="000D0D0A"/>
    <w:rsid w:val="000D3CB8"/>
    <w:rsid w:val="00214EBB"/>
    <w:rsid w:val="004979E2"/>
    <w:rsid w:val="004C18E9"/>
    <w:rsid w:val="004D76EF"/>
    <w:rsid w:val="00554755"/>
    <w:rsid w:val="005A5B06"/>
    <w:rsid w:val="006B61ED"/>
    <w:rsid w:val="008044AE"/>
    <w:rsid w:val="00837A4D"/>
    <w:rsid w:val="008A24B8"/>
    <w:rsid w:val="009C3C73"/>
    <w:rsid w:val="009E7F7D"/>
    <w:rsid w:val="009F1FCE"/>
    <w:rsid w:val="009F3D63"/>
    <w:rsid w:val="00A8251B"/>
    <w:rsid w:val="00B3529C"/>
    <w:rsid w:val="00B90EF1"/>
    <w:rsid w:val="00D905C6"/>
    <w:rsid w:val="00E307C7"/>
    <w:rsid w:val="00ED7137"/>
    <w:rsid w:val="00F60841"/>
    <w:rsid w:val="00FF52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1499"/>
  <w15:docId w15:val="{224B1058-1742-4CAA-97F0-402A24BF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uiPriority="61"/>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24B8"/>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customStyle="1" w:styleId="Calendar1">
    <w:name w:val="Calendar 1"/>
    <w:basedOn w:val="TableNormal"/>
    <w:uiPriority w:val="99"/>
    <w:qFormat/>
    <w:rsid w:val="008A24B8"/>
    <w:pPr>
      <w:spacing w:after="0"/>
    </w:pPr>
    <w:rPr>
      <w:rFonts w:eastAsiaTheme="minorEastAsia"/>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LightList">
    <w:name w:val="Light List"/>
    <w:basedOn w:val="TableNormal"/>
    <w:uiPriority w:val="61"/>
    <w:rsid w:val="008A24B8"/>
    <w:pPr>
      <w:spacing w:after="0"/>
    </w:pPr>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rsid w:val="008A24B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B3529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rsid w:val="00E307C7"/>
    <w:pPr>
      <w:spacing w:after="0"/>
    </w:pPr>
  </w:style>
  <w:style w:type="character" w:styleId="CommentReference">
    <w:name w:val="annotation reference"/>
    <w:basedOn w:val="DefaultParagraphFont"/>
    <w:rsid w:val="00E307C7"/>
    <w:rPr>
      <w:sz w:val="16"/>
      <w:szCs w:val="16"/>
    </w:rPr>
  </w:style>
  <w:style w:type="paragraph" w:styleId="CommentText">
    <w:name w:val="annotation text"/>
    <w:basedOn w:val="Normal"/>
    <w:link w:val="CommentTextChar"/>
    <w:rsid w:val="00E307C7"/>
    <w:rPr>
      <w:sz w:val="20"/>
      <w:szCs w:val="20"/>
    </w:rPr>
  </w:style>
  <w:style w:type="character" w:customStyle="1" w:styleId="CommentTextChar">
    <w:name w:val="Comment Text Char"/>
    <w:basedOn w:val="DefaultParagraphFont"/>
    <w:link w:val="CommentText"/>
    <w:rsid w:val="00E307C7"/>
    <w:rPr>
      <w:sz w:val="20"/>
      <w:szCs w:val="20"/>
    </w:rPr>
  </w:style>
  <w:style w:type="paragraph" w:styleId="CommentSubject">
    <w:name w:val="annotation subject"/>
    <w:basedOn w:val="CommentText"/>
    <w:next w:val="CommentText"/>
    <w:link w:val="CommentSubjectChar"/>
    <w:rsid w:val="00E307C7"/>
    <w:rPr>
      <w:b/>
      <w:bCs/>
    </w:rPr>
  </w:style>
  <w:style w:type="character" w:customStyle="1" w:styleId="CommentSubjectChar">
    <w:name w:val="Comment Subject Char"/>
    <w:basedOn w:val="CommentTextChar"/>
    <w:link w:val="CommentSubject"/>
    <w:rsid w:val="00E307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journals.sagepub.com/doi/10.1177/0010414012463905" TargetMode="External"/><Relationship Id="rId26" Type="http://schemas.openxmlformats.org/officeDocument/2006/relationships/hyperlink" Target="https://www.cambridge.org/core/product/identifier/S0003055422000934/type/journal_article" TargetMode="External"/><Relationship Id="rId39" Type="http://schemas.openxmlformats.org/officeDocument/2006/relationships/theme" Target="theme/theme1.xml"/><Relationship Id="rId21" Type="http://schemas.openxmlformats.org/officeDocument/2006/relationships/hyperlink" Target="https://www.dane.gov.co/index.php/estadisticas-por-tema/informacion-regional/informacion-estadistica-desagregada-con-enfoque-territorial-y-diferencial/informacion-del-dane-para-la-toma-de-decisiones-en-departamentos-y-ciudades-capitales" TargetMode="External"/><Relationship Id="rId34" Type="http://schemas.openxmlformats.org/officeDocument/2006/relationships/hyperlink" Target="http://journals.sagepub.com/doi/10.1177/0010414015581050"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www.jstor.org/stable/2691713" TargetMode="External"/><Relationship Id="rId25" Type="http://schemas.openxmlformats.org/officeDocument/2006/relationships/hyperlink" Target="http://link.springer.com/10.1007/s12116-012-9117-4" TargetMode="External"/><Relationship Id="rId33" Type="http://schemas.openxmlformats.org/officeDocument/2006/relationships/hyperlink" Target="https://www.jstor.org/stable/25053996"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cambridge.org/core/product/identifier/S1537592717000056/type/journal_article" TargetMode="External"/><Relationship Id="rId20" Type="http://schemas.openxmlformats.org/officeDocument/2006/relationships/hyperlink" Target="https://www.v-dem.net/data/dataset-archive/" TargetMode="External"/><Relationship Id="rId29" Type="http://schemas.openxmlformats.org/officeDocument/2006/relationships/hyperlink" Target="https://www.ingentaconnect.com/content/10.5129/001041521X1600778580136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muse.jhu.edu/article/379158" TargetMode="External"/><Relationship Id="rId32" Type="http://schemas.openxmlformats.org/officeDocument/2006/relationships/hyperlink" Target="https://www.tandfonline.com/doi/full/10.1080/13510347.2023.2183195"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olaboracion.dnp.gov.co/CDT/Estudios%20Econmicos/2015ago6%20Documento%20de%20Ruralidad%20-%20DDRS-MTC.pdf" TargetMode="External"/><Relationship Id="rId28" Type="http://schemas.openxmlformats.org/officeDocument/2006/relationships/hyperlink" Target="https://freedomhouse.org/sites/default/files/Methodology_FIW_2015.pdf" TargetMode="External"/><Relationship Id="rId36" Type="http://schemas.openxmlformats.org/officeDocument/2006/relationships/hyperlink" Target="https://doi.org/10.4231/R7959FS8" TargetMode="External"/><Relationship Id="rId10" Type="http://schemas.microsoft.com/office/2018/08/relationships/commentsExtensible" Target="commentsExtensible.xml"/><Relationship Id="rId19" Type="http://schemas.openxmlformats.org/officeDocument/2006/relationships/hyperlink" Target="https://opus4.kobv.de/opus4-hsog/frontdoor/deliver/index/docId/80/file/520_hsog_wp_no._22.pdf" TargetMode="External"/><Relationship Id="rId31" Type="http://schemas.openxmlformats.org/officeDocument/2006/relationships/hyperlink" Target="https://www.cambridge.org/core/product/identifier/S1047198700012559/type/journal_article"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www.eiu.com/public/democracy_index.aspx" TargetMode="External"/><Relationship Id="rId27" Type="http://schemas.openxmlformats.org/officeDocument/2006/relationships/hyperlink" Target="http://www.politicaygobierno.cide.edu/index.php/pyg/article/view/435" TargetMode="External"/><Relationship Id="rId30" Type="http://schemas.openxmlformats.org/officeDocument/2006/relationships/hyperlink" Target="https://www.ssrn.com/abstract=3236595" TargetMode="External"/><Relationship Id="rId35" Type="http://schemas.openxmlformats.org/officeDocument/2006/relationships/hyperlink" Target="https://www.jstor.org/stable/424923" TargetMode="External"/><Relationship Id="rId8" Type="http://schemas.microsoft.com/office/2011/relationships/commentsExtended" Target="commentsExtended.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mailto:msisk1@nd.edu" TargetMode="External"/><Relationship Id="rId2" Type="http://schemas.openxmlformats.org/officeDocument/2006/relationships/hyperlink" Target="mailto:mcoppedg@nd.edu" TargetMode="External"/><Relationship Id="rId1" Type="http://schemas.openxmlformats.org/officeDocument/2006/relationships/hyperlink" Target="mailto:pmcquest@nd.edu" TargetMode="External"/><Relationship Id="rId6" Type="http://schemas.openxmlformats.org/officeDocument/2006/relationships/hyperlink" Target="https://www.datos.gov.co/Mapas-Nacionales/Departamentos-y-municipios-de-Colombia/xdk5-pm3f/about_data" TargetMode="External"/><Relationship Id="rId5" Type="http://schemas.openxmlformats.org/officeDocument/2006/relationships/hyperlink" Target="https://ghsl.jrc.ec.europa.eu/CFS.php" TargetMode="External"/><Relationship Id="rId4" Type="http://schemas.openxmlformats.org/officeDocument/2006/relationships/hyperlink" Target="https://datacatalog.worldbank.org/search/dataset/0038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7241</Words>
  <Characters>41279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Visualizing subnational democracy using Varieties of Democracy (V-Dem) survey data</vt:lpstr>
    </vt:vector>
  </TitlesOfParts>
  <Company/>
  <LinksUpToDate>false</LinksUpToDate>
  <CharactersWithSpaces>48424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Visualizing subnational democracy using Varieties of Democracy (V-Dem) survey data</dc:title>
  <dc:creator>Patrick McQuestion, Michael Coppedge, Matthew Sisk</dc:creator>
  <cp:keywords/>
  <cp:lastModifiedBy>Scott Mainwaring</cp:lastModifiedBy>
  <cp:revision>25</cp:revision>
  <dcterms:created xsi:type="dcterms:W3CDTF">2024-05-09T18:29:00Z</dcterms:created>
  <dcterms:modified xsi:type="dcterms:W3CDTF">2024-05-12T19:28:00Z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objective of this methodological paper is to introduce a procedure for measuring levels of democracy at the subnational-level using Varieties of Democracy (V-Dem) data. This effort in democracy studies is data-driven and descriptive, and is intended to stimulate discussion on the methodological potential for V-Dem to be applicable within countries. This paper outlines the systematic conceptualization of the background concepts contained within V-Dem’s elections and civil liberties surveys, and selects indicators for those concepts using data from Colombia on a geographic scale. Once collected, the data are reduced using a factor analysis technique that calculates latent attributes whose weights can be applied to V-Dem proportional scores. We demonstrate this process for a portion of the 21 response items in the survey, using 2018 cross-sectional data from Colombia at the municipal-level.</vt:lpwstr>
  </property>
  <property fmtid="{D5CDD505-2E9C-101B-9397-08002B2CF9AE}" pid="3" name="bibliography">
    <vt:lpwstr>References/BiblioRA24.bib</vt:lpwstr>
  </property>
  <property fmtid="{D5CDD505-2E9C-101B-9397-08002B2CF9AE}" pid="4" name="csl">
    <vt:lpwstr>G:/Shared drives/snvdem/snvdem24/report/References/ajps.csl</vt:lpwstr>
  </property>
  <property fmtid="{D5CDD505-2E9C-101B-9397-08002B2CF9AE}" pid="5" name="date">
    <vt:lpwstr>First version: 26 April 2024. This version: 09 May 2024.</vt:lpwstr>
  </property>
  <property fmtid="{D5CDD505-2E9C-101B-9397-08002B2CF9AE}" pid="6" name="editor_options">
    <vt:lpwstr/>
  </property>
  <property fmtid="{D5CDD505-2E9C-101B-9397-08002B2CF9AE}" pid="7" name="header-includes">
    <vt:lpwstr/>
  </property>
  <property fmtid="{D5CDD505-2E9C-101B-9397-08002B2CF9AE}" pid="8" name="link-citations">
    <vt:lpwstr>True</vt:lpwstr>
  </property>
  <property fmtid="{D5CDD505-2E9C-101B-9397-08002B2CF9AE}" pid="9" name="linkcolor">
    <vt:lpwstr>black</vt:lpwstr>
  </property>
  <property fmtid="{D5CDD505-2E9C-101B-9397-08002B2CF9AE}" pid="10" name="output">
    <vt:lpwstr/>
  </property>
  <property fmtid="{D5CDD505-2E9C-101B-9397-08002B2CF9AE}" pid="11" name="subtitle">
    <vt:lpwstr>An application using the case of Colombia</vt:lpwstr>
  </property>
</Properties>
</file>